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317B8" w14:textId="55F78B77" w:rsidR="00443EE6" w:rsidRDefault="004B7F67">
      <w:r>
        <w:rPr>
          <w:noProof/>
        </w:rPr>
        <w:drawing>
          <wp:inline distT="0" distB="0" distL="0" distR="0" wp14:anchorId="14AE3531" wp14:editId="1107C921">
            <wp:extent cx="2581275" cy="6454002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1EBD" w14:textId="6066BD52" w:rsidR="004B7F67" w:rsidRDefault="004B7F67">
      <w:r>
        <w:rPr>
          <w:noProof/>
        </w:rPr>
        <w:drawing>
          <wp:inline distT="0" distB="0" distL="0" distR="0" wp14:anchorId="6A7DC78C" wp14:editId="2D4E0401">
            <wp:extent cx="2581275" cy="3197225"/>
            <wp:effectExtent l="0" t="0" r="952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28BF" w14:textId="6049CAA2" w:rsidR="004B7F67" w:rsidRDefault="004B7F67">
      <w:r>
        <w:rPr>
          <w:noProof/>
        </w:rPr>
        <w:drawing>
          <wp:inline distT="0" distB="0" distL="0" distR="0" wp14:anchorId="661629D4" wp14:editId="6D6DD6D8">
            <wp:extent cx="2581275" cy="19335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8A99" w14:textId="0A3887B0" w:rsidR="004B7F67" w:rsidRDefault="004B7F67">
      <w:r>
        <w:rPr>
          <w:noProof/>
        </w:rPr>
        <w:drawing>
          <wp:inline distT="0" distB="0" distL="0" distR="0" wp14:anchorId="6905E86F" wp14:editId="3286B146">
            <wp:extent cx="2581275" cy="182943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4EB8" w14:textId="35A59DF8" w:rsidR="004B7F67" w:rsidRDefault="004B7F67">
      <w:r>
        <w:rPr>
          <w:noProof/>
        </w:rPr>
        <w:drawing>
          <wp:inline distT="0" distB="0" distL="0" distR="0" wp14:anchorId="740A3CD6" wp14:editId="07A09872">
            <wp:extent cx="2581275" cy="186880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8F98" w14:textId="12AA03E4" w:rsidR="004B7F67" w:rsidRDefault="004B7F67">
      <w:r>
        <w:rPr>
          <w:noProof/>
        </w:rPr>
        <w:lastRenderedPageBreak/>
        <w:drawing>
          <wp:inline distT="0" distB="0" distL="0" distR="0" wp14:anchorId="1F64075D" wp14:editId="065452AC">
            <wp:extent cx="2581275" cy="1021937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02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EA35" w14:textId="7F534C8F" w:rsidR="004B7F67" w:rsidRDefault="004B7F67"/>
    <w:p w14:paraId="39AD0728" w14:textId="1BF29EAD" w:rsidR="004B7F67" w:rsidRDefault="003C0CD5">
      <w:r>
        <w:rPr>
          <w:noProof/>
        </w:rPr>
        <w:drawing>
          <wp:inline distT="0" distB="0" distL="0" distR="0" wp14:anchorId="2FBFD642" wp14:editId="70945453">
            <wp:extent cx="3301365" cy="52190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3659" w14:textId="77777777" w:rsidR="00814821" w:rsidRDefault="00814821" w:rsidP="00814821">
      <w:r>
        <w:t>1.- JavaScript tiene una comunidad enorme de desarrolladores que te pueden ir ayudando a generar diferentes cosas.</w:t>
      </w:r>
    </w:p>
    <w:p w14:paraId="16EEDECF" w14:textId="77777777" w:rsidR="00814821" w:rsidRDefault="00814821" w:rsidP="00814821"/>
    <w:p w14:paraId="64E66305" w14:textId="77777777" w:rsidR="00814821" w:rsidRDefault="00814821" w:rsidP="00814821">
      <w:r>
        <w:t xml:space="preserve">Si solo estuvieras interesado en trabajar aplicaciones web tienes muchos </w:t>
      </w:r>
      <w:proofErr w:type="spellStart"/>
      <w:r>
        <w:t>frameworks</w:t>
      </w:r>
      <w:proofErr w:type="spellEnd"/>
      <w:r>
        <w:t xml:space="preserve"> y librerías construidas en JavaScript que te van a ayudar a hacer proyectos de forma mucho </w:t>
      </w:r>
      <w:proofErr w:type="spellStart"/>
      <w:r>
        <w:t>mas</w:t>
      </w:r>
      <w:proofErr w:type="spellEnd"/>
      <w:r>
        <w:t xml:space="preserve"> rápida, eficiente y robusta (Angular, View, </w:t>
      </w:r>
      <w:proofErr w:type="spellStart"/>
      <w:proofErr w:type="gramStart"/>
      <w:r>
        <w:t>React,entre</w:t>
      </w:r>
      <w:proofErr w:type="spellEnd"/>
      <w:proofErr w:type="gramEnd"/>
      <w:r>
        <w:t xml:space="preserve"> otros)</w:t>
      </w:r>
    </w:p>
    <w:p w14:paraId="75719D04" w14:textId="77777777" w:rsidR="00814821" w:rsidRDefault="00814821" w:rsidP="00814821"/>
    <w:p w14:paraId="22A1995E" w14:textId="77777777" w:rsidR="00814821" w:rsidRDefault="00814821" w:rsidP="00814821">
      <w:r>
        <w:t xml:space="preserve">Si no quieres trabajar solo en aplicaciones Web puedes utilizar JavaScript con un </w:t>
      </w:r>
      <w:proofErr w:type="spellStart"/>
      <w:r>
        <w:t>framework</w:t>
      </w:r>
      <w:proofErr w:type="spellEnd"/>
      <w:r>
        <w:t xml:space="preserve"> que se llama </w:t>
      </w:r>
      <w:proofErr w:type="spellStart"/>
      <w:r>
        <w:t>React</w:t>
      </w:r>
      <w:proofErr w:type="spellEnd"/>
      <w:r>
        <w:t xml:space="preserve"> Native para poder construir aplicaciones nativas como Android y IOS.</w:t>
      </w:r>
    </w:p>
    <w:p w14:paraId="2C8568D1" w14:textId="77777777" w:rsidR="00814821" w:rsidRDefault="00814821" w:rsidP="00814821"/>
    <w:p w14:paraId="1512E036" w14:textId="77777777" w:rsidR="00814821" w:rsidRDefault="00814821" w:rsidP="00814821">
      <w:r>
        <w:t xml:space="preserve">Puedes construir aplicaciones de escritorio con JavaScript, usando un </w:t>
      </w:r>
      <w:proofErr w:type="spellStart"/>
      <w:r>
        <w:t>framework</w:t>
      </w:r>
      <w:proofErr w:type="spellEnd"/>
      <w:r>
        <w:t xml:space="preserve"> llamado </w:t>
      </w:r>
      <w:proofErr w:type="spellStart"/>
      <w:r>
        <w:t>Electron</w:t>
      </w:r>
      <w:proofErr w:type="spellEnd"/>
      <w:r>
        <w:t>, pueden correr en Mac o Windows.</w:t>
      </w:r>
    </w:p>
    <w:p w14:paraId="103039A2" w14:textId="77777777" w:rsidR="00814821" w:rsidRDefault="00814821" w:rsidP="00814821"/>
    <w:p w14:paraId="5039F30E" w14:textId="251FB04E" w:rsidR="004B7F67" w:rsidRDefault="00814821" w:rsidP="00814821">
      <w:r>
        <w:t>También puedes trabajar en la parte del Back-</w:t>
      </w:r>
      <w:proofErr w:type="spellStart"/>
      <w:r>
        <w:t>end</w:t>
      </w:r>
      <w:proofErr w:type="spellEnd"/>
      <w:r>
        <w:t xml:space="preserve"> o **IOT **(Internet </w:t>
      </w:r>
      <w:proofErr w:type="spellStart"/>
      <w:r>
        <w:t>Od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) es un concepto que se refiere a una </w:t>
      </w:r>
      <w:proofErr w:type="spellStart"/>
      <w:r>
        <w:t>interconexion</w:t>
      </w:r>
      <w:proofErr w:type="spellEnd"/>
      <w:r>
        <w:t xml:space="preserve"> digital de objetos cotidianos con Internet. Esto con un Framework llamado </w:t>
      </w:r>
      <w:proofErr w:type="spellStart"/>
      <w:r>
        <w:t>NodeJS</w:t>
      </w:r>
      <w:proofErr w:type="spellEnd"/>
      <w:r>
        <w:t>, el cual es un entorno de ejecución de JavaScript que corre directamente en el Back-</w:t>
      </w:r>
      <w:proofErr w:type="spellStart"/>
      <w:r>
        <w:t>end</w:t>
      </w:r>
      <w:proofErr w:type="spellEnd"/>
      <w:r>
        <w:t>.</w:t>
      </w:r>
    </w:p>
    <w:p w14:paraId="3BAA5CAC" w14:textId="11B2170B" w:rsidR="004B7F67" w:rsidRDefault="004B7F67"/>
    <w:p w14:paraId="778580D1" w14:textId="77777777" w:rsidR="00814821" w:rsidRPr="00814821" w:rsidRDefault="00814821" w:rsidP="00814821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ins w:id="0" w:author="Unknown">
        <w:r w:rsidRPr="00814821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>Sitios web basados en:</w:t>
        </w:r>
      </w:ins>
    </w:p>
    <w:p w14:paraId="57ABBEB8" w14:textId="77777777" w:rsidR="00814821" w:rsidRPr="00814821" w:rsidRDefault="00814821" w:rsidP="00814821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Angular: </w:t>
      </w:r>
      <w:hyperlink r:id="rId12" w:tgtFrame="_blank" w:history="1">
        <w:r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>Forbes</w:t>
        </w:r>
      </w:hyperlink>
    </w:p>
    <w:p w14:paraId="72C08F27" w14:textId="77777777" w:rsidR="00814821" w:rsidRPr="00814821" w:rsidRDefault="00814821" w:rsidP="00814821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spellStart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React</w:t>
      </w:r>
      <w:proofErr w:type="spellEnd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: </w:t>
      </w:r>
      <w:hyperlink r:id="rId13" w:tgtFrame="_blank" w:history="1">
        <w:r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>Airbnb</w:t>
        </w:r>
      </w:hyperlink>
    </w:p>
    <w:p w14:paraId="6040C41A" w14:textId="77777777" w:rsidR="00814821" w:rsidRPr="00814821" w:rsidRDefault="00814821" w:rsidP="00814821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spellStart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Vue</w:t>
      </w:r>
      <w:proofErr w:type="spellEnd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: </w:t>
      </w:r>
      <w:proofErr w:type="spellStart"/>
      <w:r w:rsidR="00AE3F5B">
        <w:fldChar w:fldCharType="begin"/>
      </w:r>
      <w:r w:rsidR="00AE3F5B">
        <w:instrText xml:space="preserve"> HYPERLINK "https://about.gitlab.com/" \t "_blank" </w:instrText>
      </w:r>
      <w:r w:rsidR="00AE3F5B">
        <w:fldChar w:fldCharType="separate"/>
      </w:r>
      <w:r w:rsidRPr="00814821">
        <w:rPr>
          <w:rFonts w:ascii="Roboto" w:eastAsia="Times New Roman" w:hAnsi="Roboto" w:cs="Times New Roman"/>
          <w:color w:val="33B1FF"/>
          <w:sz w:val="21"/>
          <w:szCs w:val="21"/>
          <w:u w:val="single"/>
          <w:lang w:eastAsia="es-CO"/>
        </w:rPr>
        <w:t>GitLab</w:t>
      </w:r>
      <w:proofErr w:type="spellEnd"/>
      <w:r w:rsidR="00AE3F5B">
        <w:rPr>
          <w:rFonts w:ascii="Roboto" w:eastAsia="Times New Roman" w:hAnsi="Roboto" w:cs="Times New Roman"/>
          <w:color w:val="33B1FF"/>
          <w:sz w:val="21"/>
          <w:szCs w:val="21"/>
          <w:u w:val="single"/>
          <w:lang w:eastAsia="es-CO"/>
        </w:rPr>
        <w:fldChar w:fldCharType="end"/>
      </w:r>
    </w:p>
    <w:p w14:paraId="2FAFF9E1" w14:textId="77777777" w:rsidR="00814821" w:rsidRPr="00814821" w:rsidRDefault="00814821" w:rsidP="00814821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ins w:id="1" w:author="Unknown">
        <w:r w:rsidRPr="00814821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 xml:space="preserve">Aplicaciones basadas en </w:t>
        </w:r>
        <w:proofErr w:type="spellStart"/>
        <w:r w:rsidRPr="00814821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>React</w:t>
        </w:r>
        <w:proofErr w:type="spellEnd"/>
        <w:r w:rsidRPr="00814821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 xml:space="preserve"> Native:</w:t>
        </w:r>
      </w:ins>
    </w:p>
    <w:p w14:paraId="0D11FDD0" w14:textId="77777777" w:rsidR="00814821" w:rsidRPr="00814821" w:rsidRDefault="0075737E" w:rsidP="00814821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hyperlink r:id="rId14" w:tgtFrame="_blank" w:history="1">
        <w:proofErr w:type="spellStart"/>
        <w:r w:rsidR="00814821"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>UberEats</w:t>
        </w:r>
        <w:proofErr w:type="spellEnd"/>
      </w:hyperlink>
    </w:p>
    <w:p w14:paraId="0642DC93" w14:textId="77777777" w:rsidR="00814821" w:rsidRPr="00814821" w:rsidRDefault="0075737E" w:rsidP="00814821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hyperlink r:id="rId15" w:tgtFrame="_blank" w:history="1">
        <w:proofErr w:type="spellStart"/>
        <w:r w:rsidR="00814821"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>Discord</w:t>
        </w:r>
        <w:proofErr w:type="spellEnd"/>
      </w:hyperlink>
    </w:p>
    <w:p w14:paraId="4E1495DE" w14:textId="77777777" w:rsidR="00814821" w:rsidRPr="00814821" w:rsidRDefault="0075737E" w:rsidP="00814821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hyperlink r:id="rId16" w:tgtFrame="_blank" w:history="1">
        <w:r w:rsidR="00814821"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>Instagram</w:t>
        </w:r>
      </w:hyperlink>
      <w:r w:rsidR="00814821"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Fuente: </w:t>
      </w:r>
      <w:hyperlink r:id="rId17" w:tgtFrame="_blank" w:history="1">
        <w:r w:rsidR="00814821"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>Enlace</w:t>
        </w:r>
      </w:hyperlink>
    </w:p>
    <w:p w14:paraId="06C654C5" w14:textId="77777777" w:rsidR="00814821" w:rsidRPr="00814821" w:rsidRDefault="00814821" w:rsidP="00814821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ins w:id="2" w:author="Unknown">
        <w:r w:rsidRPr="00814821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 xml:space="preserve">Aplicaciones para Escritorio basados en </w:t>
        </w:r>
        <w:proofErr w:type="spellStart"/>
        <w:r w:rsidRPr="00814821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>Electron</w:t>
        </w:r>
        <w:proofErr w:type="spellEnd"/>
        <w:r w:rsidRPr="00814821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>:</w:t>
        </w:r>
      </w:ins>
    </w:p>
    <w:p w14:paraId="01AECB5C" w14:textId="77777777" w:rsidR="00814821" w:rsidRPr="00814821" w:rsidRDefault="00814821" w:rsidP="00814821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Visual Studio </w:t>
      </w:r>
      <w:proofErr w:type="spellStart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Code</w:t>
      </w:r>
      <w:proofErr w:type="spellEnd"/>
    </w:p>
    <w:p w14:paraId="29BC27F8" w14:textId="77777777" w:rsidR="00814821" w:rsidRPr="00814821" w:rsidRDefault="00814821" w:rsidP="00814821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WhatsApp</w:t>
      </w:r>
    </w:p>
    <w:p w14:paraId="32561AA1" w14:textId="77777777" w:rsidR="00814821" w:rsidRPr="00814821" w:rsidRDefault="00814821" w:rsidP="00814821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spellStart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Twitch</w:t>
      </w:r>
      <w:proofErr w:type="spellEnd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</w:r>
      <w:hyperlink r:id="rId18" w:tgtFrame="_blank" w:history="1">
        <w:r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 xml:space="preserve">Ver más aplicaciones de </w:t>
        </w:r>
        <w:proofErr w:type="spellStart"/>
        <w:r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>Electron</w:t>
        </w:r>
        <w:proofErr w:type="spellEnd"/>
        <w:r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 xml:space="preserve"> JS</w:t>
        </w:r>
      </w:hyperlink>
    </w:p>
    <w:p w14:paraId="2C48728C" w14:textId="77777777" w:rsidR="00814821" w:rsidRPr="00814821" w:rsidRDefault="00814821" w:rsidP="00814821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 xml:space="preserve">Compañías que usan Node.JS para parte de su </w:t>
      </w:r>
      <w:proofErr w:type="spellStart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backend</w:t>
      </w:r>
      <w:proofErr w:type="spellEnd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:</w:t>
      </w:r>
    </w:p>
    <w:p w14:paraId="725F3973" w14:textId="77777777" w:rsidR="00814821" w:rsidRPr="00814821" w:rsidRDefault="00814821" w:rsidP="00814821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Netflix</w:t>
      </w:r>
    </w:p>
    <w:p w14:paraId="4A2BF3C0" w14:textId="77777777" w:rsidR="00814821" w:rsidRPr="00814821" w:rsidRDefault="00814821" w:rsidP="00814821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spellStart"/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Linkedin</w:t>
      </w:r>
      <w:proofErr w:type="spellEnd"/>
    </w:p>
    <w:p w14:paraId="1332FA13" w14:textId="77777777" w:rsidR="00814821" w:rsidRPr="00814821" w:rsidRDefault="00814821" w:rsidP="00814821">
      <w:pPr>
        <w:numPr>
          <w:ilvl w:val="0"/>
          <w:numId w:val="4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PayPal</w:t>
      </w:r>
      <w:r w:rsidRPr="00814821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Fuente: </w:t>
      </w:r>
      <w:hyperlink r:id="rId19" w:tgtFrame="_blank" w:history="1">
        <w:r w:rsidRPr="00814821">
          <w:rPr>
            <w:rFonts w:ascii="Roboto" w:eastAsia="Times New Roman" w:hAnsi="Roboto" w:cs="Times New Roman"/>
            <w:color w:val="33B1FF"/>
            <w:sz w:val="21"/>
            <w:szCs w:val="21"/>
            <w:u w:val="single"/>
            <w:lang w:eastAsia="es-CO"/>
          </w:rPr>
          <w:t>Enlace</w:t>
        </w:r>
      </w:hyperlink>
    </w:p>
    <w:p w14:paraId="782AAB54" w14:textId="17FBA769" w:rsidR="004B7F67" w:rsidRDefault="004B7F67"/>
    <w:p w14:paraId="1DA44085" w14:textId="77777777" w:rsidR="00C1317B" w:rsidRDefault="00C1317B">
      <w:pP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 xml:space="preserve">- FRONT: Tiene opciones como Angular,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>React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 xml:space="preserve"> y VUE </w:t>
      </w:r>
    </w:p>
    <w:p w14:paraId="16BECEE2" w14:textId="77777777" w:rsidR="00C1317B" w:rsidRDefault="00C1317B">
      <w:pP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 xml:space="preserve">- BACK: Tiene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>NodeJS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 xml:space="preserve"> </w:t>
      </w:r>
    </w:p>
    <w:p w14:paraId="5195FDA2" w14:textId="77777777" w:rsidR="00C1317B" w:rsidRDefault="00C1317B">
      <w:pP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 xml:space="preserve">- MOVIL: Tiene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>React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 xml:space="preserve"> Native (Aplicaciones de Android y IOS) </w:t>
      </w:r>
    </w:p>
    <w:p w14:paraId="2C521E38" w14:textId="31136EFF" w:rsidR="004B7F67" w:rsidRPr="00C1317B" w:rsidRDefault="00C1317B"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 xml:space="preserve">- WEB DESKTOP: Tiene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C1633"/>
        </w:rPr>
        <w:t>Electron</w:t>
      </w:r>
      <w:proofErr w:type="spellEnd"/>
    </w:p>
    <w:p w14:paraId="64C7B177" w14:textId="5BF00270" w:rsidR="004B7F67" w:rsidRPr="00C1317B" w:rsidRDefault="004B7F67"/>
    <w:p w14:paraId="219A6538" w14:textId="3B29E9B7" w:rsidR="004B7F67" w:rsidRPr="00C1317B" w:rsidRDefault="004B7F67"/>
    <w:p w14:paraId="51F7D930" w14:textId="2C53D9C2" w:rsidR="004B7F67" w:rsidRPr="00C1317B" w:rsidRDefault="004B7F67"/>
    <w:p w14:paraId="27D5C0B8" w14:textId="4E4F1322" w:rsidR="004B7F67" w:rsidRPr="00C1317B" w:rsidRDefault="004B7F67"/>
    <w:p w14:paraId="4A9DD359" w14:textId="40546B8A" w:rsidR="004B7F67" w:rsidRPr="00C1317B" w:rsidRDefault="002667CD">
      <w:r>
        <w:rPr>
          <w:noProof/>
        </w:rPr>
        <w:drawing>
          <wp:inline distT="0" distB="0" distL="0" distR="0" wp14:anchorId="59CB45AA" wp14:editId="5FAECCDC">
            <wp:extent cx="3301365" cy="33013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FDE0" w14:textId="455C580E" w:rsidR="004B7F67" w:rsidRDefault="002667CD">
      <w:r>
        <w:rPr>
          <w:noProof/>
        </w:rPr>
        <w:drawing>
          <wp:inline distT="0" distB="0" distL="0" distR="0" wp14:anchorId="080B93A6" wp14:editId="50902806">
            <wp:extent cx="3301365" cy="33013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DDD1" w14:textId="77777777" w:rsidR="002667CD" w:rsidRPr="00C1317B" w:rsidRDefault="002667CD"/>
    <w:p w14:paraId="5F33B7EB" w14:textId="263A9F28" w:rsidR="004B7F67" w:rsidRPr="00C1317B" w:rsidRDefault="00381A05">
      <w:r>
        <w:rPr>
          <w:noProof/>
        </w:rPr>
        <w:drawing>
          <wp:inline distT="0" distB="0" distL="0" distR="0" wp14:anchorId="6C2D9D87" wp14:editId="72432A15">
            <wp:extent cx="3301365" cy="1524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2946" w14:textId="5D435C5A" w:rsidR="004B7F67" w:rsidRPr="00C1317B" w:rsidRDefault="003E4B70">
      <w:r>
        <w:rPr>
          <w:noProof/>
        </w:rPr>
        <w:drawing>
          <wp:inline distT="0" distB="0" distL="0" distR="0" wp14:anchorId="61BD70B1" wp14:editId="433380DC">
            <wp:extent cx="3301365" cy="24758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CA36" w14:textId="4373BDA0" w:rsidR="004B7F67" w:rsidRPr="00C1317B" w:rsidRDefault="003E4B70">
      <w:r>
        <w:rPr>
          <w:noProof/>
        </w:rPr>
        <w:drawing>
          <wp:inline distT="0" distB="0" distL="0" distR="0" wp14:anchorId="0F6B6A8F" wp14:editId="36F5C12A">
            <wp:extent cx="3301365" cy="51123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4F4A" w14:textId="3CE8464B" w:rsidR="004B7F67" w:rsidRPr="00C1317B" w:rsidRDefault="004962CF">
      <w:r>
        <w:rPr>
          <w:noProof/>
        </w:rPr>
        <w:lastRenderedPageBreak/>
        <w:drawing>
          <wp:inline distT="0" distB="0" distL="0" distR="0" wp14:anchorId="6DA1FF3D" wp14:editId="095CE9CC">
            <wp:extent cx="3301365" cy="2475865"/>
            <wp:effectExtent l="0" t="0" r="0" b="635"/>
            <wp:docPr id="14" name="Imagen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iew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F195" w14:textId="63A3554A" w:rsidR="004B7F67" w:rsidRPr="00C1317B" w:rsidRDefault="00771FC7">
      <w:r>
        <w:rPr>
          <w:noProof/>
        </w:rPr>
        <w:drawing>
          <wp:inline distT="0" distB="0" distL="0" distR="0" wp14:anchorId="546E62F5" wp14:editId="1A3E1D7D">
            <wp:extent cx="3301365" cy="5287645"/>
            <wp:effectExtent l="0" t="0" r="0" b="8255"/>
            <wp:docPr id="15" name="Imagen 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6FD6" w14:textId="54F5647D" w:rsidR="004B7F67" w:rsidRPr="00C1317B" w:rsidRDefault="00D85619">
      <w:r>
        <w:rPr>
          <w:noProof/>
        </w:rPr>
        <w:drawing>
          <wp:inline distT="0" distB="0" distL="0" distR="0" wp14:anchorId="20F9C4C1" wp14:editId="0DC7CF90">
            <wp:extent cx="3301365" cy="4273550"/>
            <wp:effectExtent l="0" t="0" r="0" b="0"/>
            <wp:docPr id="16" name="Imagen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evi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BB61" w14:textId="710E390C" w:rsidR="004B7F67" w:rsidRPr="00C1317B" w:rsidRDefault="004B7F67"/>
    <w:p w14:paraId="49AF8622" w14:textId="53D7B636" w:rsidR="004B7F67" w:rsidRPr="00C1317B" w:rsidRDefault="00C005E6">
      <w:r w:rsidRPr="00C005E6">
        <w:t>¿Qué es una función declarativa y una expresiva?</w:t>
      </w:r>
    </w:p>
    <w:p w14:paraId="047FD245" w14:textId="29F6B736" w:rsidR="004B7F67" w:rsidRPr="00C1317B" w:rsidRDefault="00C005E6">
      <w:r w:rsidRPr="00C005E6">
        <w:t>Cuando hablamos de funciones en JavaScript, tenemos dos tipos de funciones: Funciones Declarativas (</w:t>
      </w:r>
      <w:proofErr w:type="spellStart"/>
      <w:r w:rsidRPr="00C005E6">
        <w:t>function</w:t>
      </w:r>
      <w:proofErr w:type="spellEnd"/>
      <w:r w:rsidRPr="00C005E6">
        <w:t xml:space="preserve"> </w:t>
      </w:r>
      <w:proofErr w:type="spellStart"/>
      <w:r w:rsidRPr="00C005E6">
        <w:t>declaration</w:t>
      </w:r>
      <w:proofErr w:type="spellEnd"/>
      <w:r w:rsidRPr="00C005E6">
        <w:t xml:space="preserve"> / </w:t>
      </w:r>
      <w:proofErr w:type="spellStart"/>
      <w:r w:rsidRPr="00C005E6">
        <w:t>function</w:t>
      </w:r>
      <w:proofErr w:type="spellEnd"/>
      <w:r w:rsidRPr="00C005E6">
        <w:t xml:space="preserve"> </w:t>
      </w:r>
      <w:proofErr w:type="spellStart"/>
      <w:r w:rsidRPr="00C005E6">
        <w:t>statement</w:t>
      </w:r>
      <w:proofErr w:type="spellEnd"/>
      <w:r w:rsidRPr="00C005E6">
        <w:t>) y Expresiones de función (</w:t>
      </w:r>
      <w:proofErr w:type="spellStart"/>
      <w:r w:rsidRPr="00C005E6">
        <w:t>function</w:t>
      </w:r>
      <w:proofErr w:type="spellEnd"/>
      <w:r w:rsidRPr="00C005E6">
        <w:t xml:space="preserve"> </w:t>
      </w:r>
      <w:proofErr w:type="spellStart"/>
      <w:r w:rsidRPr="00C005E6">
        <w:t>expression</w:t>
      </w:r>
      <w:proofErr w:type="spellEnd"/>
      <w:r w:rsidRPr="00C005E6">
        <w:t xml:space="preserve"> / funciones anónimas).</w:t>
      </w:r>
    </w:p>
    <w:p w14:paraId="74171682" w14:textId="34C76C64" w:rsidR="004B7F67" w:rsidRPr="00C1317B" w:rsidRDefault="004B7F67"/>
    <w:p w14:paraId="72727E0E" w14:textId="77777777" w:rsidR="00C005E6" w:rsidRDefault="00C005E6" w:rsidP="00C005E6">
      <w:r>
        <w:t>Funciones Declarativas:</w:t>
      </w:r>
    </w:p>
    <w:p w14:paraId="61961935" w14:textId="2D5AD0FA" w:rsidR="004B7F67" w:rsidRPr="00C1317B" w:rsidRDefault="00C005E6" w:rsidP="00C005E6">
      <w:r>
        <w:t xml:space="preserve">En las funciones declarativas, utilizamos la palabra reservada </w:t>
      </w:r>
      <w:proofErr w:type="spellStart"/>
      <w:r>
        <w:t>function</w:t>
      </w:r>
      <w:proofErr w:type="spellEnd"/>
      <w:r>
        <w:t xml:space="preserve"> al inicio para poder declarar la función:</w:t>
      </w:r>
    </w:p>
    <w:p w14:paraId="2302715C" w14:textId="2FC3A180" w:rsidR="004B7F67" w:rsidRPr="00C1317B" w:rsidRDefault="004B7F67"/>
    <w:p w14:paraId="7F17857C" w14:textId="41897AE5" w:rsidR="004B7F67" w:rsidRPr="00C1317B" w:rsidRDefault="00C005E6"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pacing w:val="4"/>
          <w:sz w:val="21"/>
          <w:szCs w:val="21"/>
          <w:shd w:val="clear" w:color="auto" w:fill="0C1633"/>
        </w:rPr>
        <w:t>function</w:t>
      </w:r>
      <w:proofErr w:type="spellEnd"/>
      <w:r>
        <w:rPr>
          <w:rStyle w:val="hljs-function"/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 xml:space="preserve"> </w:t>
      </w:r>
      <w:r>
        <w:rPr>
          <w:rStyle w:val="hljs-title"/>
          <w:rFonts w:ascii="Courier New" w:hAnsi="Courier New" w:cs="Courier New"/>
          <w:b/>
          <w:bCs/>
          <w:color w:val="A6E22E"/>
          <w:spacing w:val="4"/>
          <w:sz w:val="21"/>
          <w:szCs w:val="21"/>
          <w:shd w:val="clear" w:color="auto" w:fill="0C1633"/>
        </w:rPr>
        <w:t>saludar</w:t>
      </w:r>
      <w:r>
        <w:rPr>
          <w:rStyle w:val="hljs-function"/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(</w:t>
      </w:r>
      <w:r>
        <w:rPr>
          <w:rStyle w:val="hljs-params"/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nombre</w:t>
      </w:r>
      <w:r>
        <w:rPr>
          <w:rStyle w:val="hljs-function"/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 xml:space="preserve">) </w:t>
      </w:r>
      <w:proofErr w:type="gramStart"/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 xml:space="preserve">{ </w:t>
      </w:r>
      <w:r>
        <w:rPr>
          <w:rStyle w:val="hljs-builtin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>console</w:t>
      </w:r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.log</w:t>
      </w:r>
      <w:proofErr w:type="gramEnd"/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(</w:t>
      </w:r>
      <w:r>
        <w:rPr>
          <w:rStyle w:val="hljs-string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 xml:space="preserve">`Hola </w:t>
      </w:r>
      <w:r>
        <w:rPr>
          <w:rStyle w:val="hljs-subst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>${nombre}</w:t>
      </w:r>
      <w:r>
        <w:rPr>
          <w:rStyle w:val="hljs-string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>`</w:t>
      </w:r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); } saludar(</w:t>
      </w:r>
      <w:r>
        <w:rPr>
          <w:rStyle w:val="hljs-string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>'Diego'</w:t>
      </w:r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);</w:t>
      </w:r>
    </w:p>
    <w:p w14:paraId="08334CF8" w14:textId="331C6EB5" w:rsidR="004B7F67" w:rsidRPr="00C1317B" w:rsidRDefault="004B7F67"/>
    <w:p w14:paraId="397603E7" w14:textId="77777777" w:rsidR="00BE6A6E" w:rsidRDefault="00BE6A6E" w:rsidP="00BE6A6E">
      <w:r>
        <w:t>Expresión de función:</w:t>
      </w:r>
    </w:p>
    <w:p w14:paraId="64CFDA76" w14:textId="7F809400" w:rsidR="004B7F67" w:rsidRPr="00C1317B" w:rsidRDefault="00BE6A6E" w:rsidP="00BE6A6E">
      <w:r>
        <w:t xml:space="preserve">En la expresión de función, la declaración se inicia con la palabra reservada </w:t>
      </w:r>
      <w:proofErr w:type="spellStart"/>
      <w:r>
        <w:t>var</w:t>
      </w:r>
      <w:proofErr w:type="spellEnd"/>
      <w:r>
        <w:t>, donde se generará una variable que guardará una función anónima.</w:t>
      </w:r>
    </w:p>
    <w:p w14:paraId="41D23E0D" w14:textId="0D740145" w:rsidR="004B7F67" w:rsidRDefault="004B7F67"/>
    <w:p w14:paraId="3661703C" w14:textId="1D93F97D" w:rsidR="00BE6A6E" w:rsidRDefault="00BE6A6E"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pacing w:val="4"/>
          <w:sz w:val="21"/>
          <w:szCs w:val="21"/>
          <w:shd w:val="clear" w:color="auto" w:fill="0C1633"/>
        </w:rPr>
        <w:lastRenderedPageBreak/>
        <w:t>var</w:t>
      </w:r>
      <w:proofErr w:type="spellEnd"/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 xml:space="preserve"> nombre =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pacing w:val="4"/>
          <w:sz w:val="21"/>
          <w:szCs w:val="21"/>
          <w:shd w:val="clear" w:color="auto" w:fill="0C1633"/>
        </w:rPr>
        <w:t>function</w:t>
      </w:r>
      <w:proofErr w:type="spellEnd"/>
      <w:r>
        <w:rPr>
          <w:rStyle w:val="hljs-function"/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(</w:t>
      </w:r>
      <w:r>
        <w:rPr>
          <w:rStyle w:val="hljs-params"/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nombre</w:t>
      </w:r>
      <w:proofErr w:type="gramStart"/>
      <w:r>
        <w:rPr>
          <w:rStyle w:val="hljs-function"/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)</w:t>
      </w:r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 xml:space="preserve">{ </w:t>
      </w:r>
      <w:r>
        <w:rPr>
          <w:rStyle w:val="hljs-builtin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>console</w:t>
      </w:r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.log</w:t>
      </w:r>
      <w:proofErr w:type="gramEnd"/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(</w:t>
      </w:r>
      <w:r>
        <w:rPr>
          <w:rStyle w:val="hljs-string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 xml:space="preserve">`Hola </w:t>
      </w:r>
      <w:r>
        <w:rPr>
          <w:rStyle w:val="hljs-subst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>${nombre}</w:t>
      </w:r>
      <w:r>
        <w:rPr>
          <w:rStyle w:val="hljs-string"/>
          <w:rFonts w:ascii="Courier New" w:hAnsi="Courier New" w:cs="Courier New"/>
          <w:color w:val="A6E22E"/>
          <w:spacing w:val="4"/>
          <w:sz w:val="21"/>
          <w:szCs w:val="21"/>
          <w:shd w:val="clear" w:color="auto" w:fill="0C1633"/>
        </w:rPr>
        <w:t>`</w:t>
      </w:r>
      <w:r>
        <w:rPr>
          <w:rFonts w:ascii="Courier New" w:hAnsi="Courier New" w:cs="Courier New"/>
          <w:color w:val="FFFFFF"/>
          <w:spacing w:val="4"/>
          <w:sz w:val="21"/>
          <w:szCs w:val="21"/>
          <w:shd w:val="clear" w:color="auto" w:fill="0C1633"/>
        </w:rPr>
        <w:t>) } nombre(‘Diego’);</w:t>
      </w:r>
    </w:p>
    <w:p w14:paraId="615D7353" w14:textId="591E30D6" w:rsidR="00BE6A6E" w:rsidRDefault="00BE6A6E"/>
    <w:p w14:paraId="3489D8DC" w14:textId="77777777" w:rsidR="00EE4BF2" w:rsidRDefault="00EE4BF2" w:rsidP="00EE4BF2">
      <w:r>
        <w:t>Diferencias:</w:t>
      </w:r>
    </w:p>
    <w:p w14:paraId="27513682" w14:textId="77777777" w:rsidR="00EE4BF2" w:rsidRDefault="00EE4BF2" w:rsidP="00EE4BF2">
      <w:r>
        <w:t xml:space="preserve">A las funciones declarativas se les aplica </w:t>
      </w:r>
      <w:proofErr w:type="spellStart"/>
      <w:r>
        <w:t>hoisting</w:t>
      </w:r>
      <w:proofErr w:type="spellEnd"/>
      <w:r>
        <w:t xml:space="preserve">, y a la expresión de función, no. Ya que el </w:t>
      </w:r>
      <w:proofErr w:type="spellStart"/>
      <w:r>
        <w:t>hoisting</w:t>
      </w:r>
      <w:proofErr w:type="spellEnd"/>
      <w:r>
        <w:t xml:space="preserve"> solo se aplica en las palabras reservadas </w:t>
      </w:r>
      <w:proofErr w:type="spellStart"/>
      <w:r>
        <w:t>var</w:t>
      </w:r>
      <w:proofErr w:type="spellEnd"/>
      <w:r>
        <w:t xml:space="preserve"> y </w:t>
      </w:r>
      <w:proofErr w:type="spellStart"/>
      <w:r>
        <w:t>function</w:t>
      </w:r>
      <w:proofErr w:type="spellEnd"/>
      <w:r>
        <w:t>.</w:t>
      </w:r>
    </w:p>
    <w:p w14:paraId="76445AFB" w14:textId="5AE92014" w:rsidR="00BE6A6E" w:rsidRDefault="00EE4BF2" w:rsidP="00EE4BF2">
      <w:r>
        <w:t xml:space="preserve">Lo que quiere decir </w:t>
      </w:r>
      <w:proofErr w:type="gramStart"/>
      <w:r>
        <w:t>que</w:t>
      </w:r>
      <w:proofErr w:type="gramEnd"/>
      <w:r>
        <w:t xml:space="preserve"> con las funciones declarativas, podemos mandar llamar la función antes de que ésta sea declarada, y con la expresión de función, no, tendríamos que declararla primero, y después mandarla llamar.</w:t>
      </w:r>
    </w:p>
    <w:p w14:paraId="741526E2" w14:textId="6A81ABA1" w:rsidR="00BE6A6E" w:rsidRDefault="00BE6A6E"/>
    <w:p w14:paraId="6461BA52" w14:textId="77777777" w:rsidR="00AE4650" w:rsidRDefault="00AE4650" w:rsidP="00AE4650">
      <w:pPr>
        <w:spacing w:after="0" w:line="240" w:lineRule="auto"/>
        <w:rPr>
          <w:lang w:val="en-US"/>
        </w:rPr>
      </w:pPr>
      <w:r w:rsidRPr="00AE4650">
        <w:rPr>
          <w:lang w:val="en-US"/>
        </w:rPr>
        <w:t>function solution(valor) {</w:t>
      </w:r>
    </w:p>
    <w:p w14:paraId="505A2AA8" w14:textId="19FB9A78" w:rsidR="00AE4650" w:rsidRPr="00AE4650" w:rsidRDefault="00AE4650" w:rsidP="00AE4650">
      <w:pPr>
        <w:spacing w:after="0" w:line="240" w:lineRule="auto"/>
        <w:ind w:firstLine="708"/>
        <w:rPr>
          <w:lang w:val="en-US"/>
        </w:rPr>
      </w:pPr>
      <w:proofErr w:type="spellStart"/>
      <w:r w:rsidRPr="00AE4650">
        <w:rPr>
          <w:lang w:val="en-US"/>
        </w:rPr>
        <w:t>typeof</w:t>
      </w:r>
      <w:proofErr w:type="spellEnd"/>
      <w:r w:rsidRPr="00AE4650">
        <w:rPr>
          <w:lang w:val="en-US"/>
        </w:rPr>
        <w:t xml:space="preserve"> (valor);</w:t>
      </w:r>
    </w:p>
    <w:p w14:paraId="2E235A7B" w14:textId="77777777" w:rsidR="00AE4650" w:rsidRPr="00AE4650" w:rsidRDefault="00AE4650" w:rsidP="00AE4650">
      <w:pPr>
        <w:spacing w:after="0" w:line="240" w:lineRule="auto"/>
        <w:ind w:firstLine="708"/>
        <w:rPr>
          <w:lang w:val="en-US"/>
        </w:rPr>
      </w:pPr>
      <w:r w:rsidRPr="00AE4650">
        <w:rPr>
          <w:lang w:val="en-US"/>
        </w:rPr>
        <w:t xml:space="preserve">return </w:t>
      </w:r>
      <w:proofErr w:type="spellStart"/>
      <w:r w:rsidRPr="00AE4650">
        <w:rPr>
          <w:lang w:val="en-US"/>
        </w:rPr>
        <w:t>typeof</w:t>
      </w:r>
      <w:proofErr w:type="spellEnd"/>
      <w:r w:rsidRPr="00AE4650">
        <w:rPr>
          <w:lang w:val="en-US"/>
        </w:rPr>
        <w:t xml:space="preserve"> valor</w:t>
      </w:r>
    </w:p>
    <w:p w14:paraId="1D52E64B" w14:textId="77777777" w:rsidR="00AE4650" w:rsidRPr="00AE4650" w:rsidRDefault="00AE4650" w:rsidP="00AE4650">
      <w:pPr>
        <w:spacing w:after="0" w:line="240" w:lineRule="auto"/>
        <w:rPr>
          <w:lang w:val="en-US"/>
        </w:rPr>
      </w:pPr>
      <w:r w:rsidRPr="00AE4650">
        <w:rPr>
          <w:lang w:val="en-US"/>
        </w:rPr>
        <w:t>}</w:t>
      </w:r>
    </w:p>
    <w:p w14:paraId="0BA21F53" w14:textId="1435B5A2" w:rsidR="00BE6A6E" w:rsidRPr="00AE4650" w:rsidRDefault="00AE4650" w:rsidP="00AE4650">
      <w:pPr>
        <w:rPr>
          <w:lang w:val="en-US"/>
        </w:rPr>
      </w:pPr>
      <w:proofErr w:type="gramStart"/>
      <w:r w:rsidRPr="00AE4650">
        <w:rPr>
          <w:lang w:val="en-US"/>
        </w:rPr>
        <w:t>solution(</w:t>
      </w:r>
      <w:proofErr w:type="gramEnd"/>
      <w:r w:rsidRPr="00AE4650">
        <w:rPr>
          <w:lang w:val="en-US"/>
        </w:rPr>
        <w:t>5);</w:t>
      </w:r>
    </w:p>
    <w:p w14:paraId="247A8B15" w14:textId="0C366A77" w:rsidR="00BE6A6E" w:rsidRPr="00AE4650" w:rsidRDefault="00BE6A6E">
      <w:pPr>
        <w:rPr>
          <w:lang w:val="en-US"/>
        </w:rPr>
      </w:pPr>
    </w:p>
    <w:p w14:paraId="6EBE0EDB" w14:textId="77777777" w:rsidR="00AE4650" w:rsidRPr="00AE4650" w:rsidRDefault="00AE4650" w:rsidP="00AE4650">
      <w:pPr>
        <w:spacing w:after="0" w:line="240" w:lineRule="auto"/>
        <w:rPr>
          <w:lang w:val="en-US"/>
        </w:rPr>
      </w:pPr>
      <w:r w:rsidRPr="00AE4650">
        <w:rPr>
          <w:lang w:val="en-US"/>
        </w:rPr>
        <w:t xml:space="preserve">function </w:t>
      </w:r>
      <w:proofErr w:type="spellStart"/>
      <w:r w:rsidRPr="00AE4650">
        <w:rPr>
          <w:lang w:val="en-US"/>
        </w:rPr>
        <w:t>soluction</w:t>
      </w:r>
      <w:proofErr w:type="spellEnd"/>
      <w:r w:rsidRPr="00AE4650">
        <w:rPr>
          <w:lang w:val="en-US"/>
        </w:rPr>
        <w:t xml:space="preserve"> (valor) {</w:t>
      </w:r>
    </w:p>
    <w:p w14:paraId="0C4CE0DF" w14:textId="77777777" w:rsidR="00AE4650" w:rsidRPr="00097DAB" w:rsidRDefault="00AE4650" w:rsidP="00AE4650">
      <w:pPr>
        <w:spacing w:after="0" w:line="240" w:lineRule="auto"/>
      </w:pPr>
      <w:proofErr w:type="spellStart"/>
      <w:r w:rsidRPr="00097DAB">
        <w:t>return</w:t>
      </w:r>
      <w:proofErr w:type="spellEnd"/>
      <w:r w:rsidRPr="00097DAB">
        <w:t xml:space="preserve"> </w:t>
      </w:r>
      <w:proofErr w:type="spellStart"/>
      <w:r w:rsidRPr="00097DAB">
        <w:t>typeof</w:t>
      </w:r>
      <w:proofErr w:type="spellEnd"/>
      <w:r w:rsidRPr="00097DAB">
        <w:t xml:space="preserve"> valor;</w:t>
      </w:r>
    </w:p>
    <w:p w14:paraId="1E9F15CC" w14:textId="7C5B817B" w:rsidR="00BE6A6E" w:rsidRPr="00FD189C" w:rsidRDefault="00AE4650" w:rsidP="00AE4650">
      <w:pPr>
        <w:spacing w:after="0" w:line="240" w:lineRule="auto"/>
      </w:pPr>
      <w:r w:rsidRPr="00FD189C">
        <w:t>}</w:t>
      </w:r>
    </w:p>
    <w:p w14:paraId="5FC1A3E4" w14:textId="77777777" w:rsidR="00AE4650" w:rsidRPr="00FD189C" w:rsidRDefault="00AE4650" w:rsidP="00AE4650">
      <w:pPr>
        <w:spacing w:after="0" w:line="240" w:lineRule="auto"/>
      </w:pPr>
      <w:proofErr w:type="spellStart"/>
      <w:proofErr w:type="gramStart"/>
      <w:r w:rsidRPr="00FD189C">
        <w:t>solution</w:t>
      </w:r>
      <w:proofErr w:type="spellEnd"/>
      <w:r w:rsidRPr="00FD189C">
        <w:t>(</w:t>
      </w:r>
      <w:proofErr w:type="gramEnd"/>
      <w:r w:rsidRPr="00FD189C">
        <w:t>5);</w:t>
      </w:r>
    </w:p>
    <w:p w14:paraId="125BCDCF" w14:textId="66F33725" w:rsidR="00BE6A6E" w:rsidRPr="00FD189C" w:rsidRDefault="00BE6A6E"/>
    <w:p w14:paraId="1B976215" w14:textId="199A78BA" w:rsidR="00BE6A6E" w:rsidRPr="00FD189C" w:rsidRDefault="00BE6A6E"/>
    <w:p w14:paraId="56163AC8" w14:textId="3D016FD4" w:rsidR="00BE6A6E" w:rsidRPr="00FD189C" w:rsidRDefault="00F20397">
      <w:pPr>
        <w:rPr>
          <w:b/>
          <w:bCs/>
          <w:sz w:val="24"/>
          <w:szCs w:val="24"/>
        </w:rPr>
      </w:pPr>
      <w:proofErr w:type="spellStart"/>
      <w:r w:rsidRPr="00FD189C">
        <w:rPr>
          <w:b/>
          <w:bCs/>
          <w:sz w:val="24"/>
          <w:szCs w:val="24"/>
        </w:rPr>
        <w:t>Scope</w:t>
      </w:r>
      <w:proofErr w:type="spellEnd"/>
    </w:p>
    <w:p w14:paraId="792CBF2A" w14:textId="77777777" w:rsidR="00FD189C" w:rsidRPr="00097DAB" w:rsidRDefault="00FD189C" w:rsidP="00FD189C">
      <w:pPr>
        <w:spacing w:after="0" w:line="240" w:lineRule="auto"/>
      </w:pPr>
      <w:proofErr w:type="spellStart"/>
      <w:r w:rsidRPr="00097DAB">
        <w:t>Scope</w:t>
      </w:r>
      <w:proofErr w:type="spellEnd"/>
      <w:r w:rsidRPr="00097DAB">
        <w:t xml:space="preserve"> </w:t>
      </w:r>
      <w:proofErr w:type="gramStart"/>
      <w:r w:rsidRPr="00097DAB">
        <w:t>Global :</w:t>
      </w:r>
      <w:proofErr w:type="gramEnd"/>
      <w:r w:rsidRPr="00097DAB">
        <w:t xml:space="preserve"> todo el mundo.</w:t>
      </w:r>
    </w:p>
    <w:p w14:paraId="1ABB1256" w14:textId="44AEAB9D" w:rsidR="00BE6A6E" w:rsidRPr="00097DAB" w:rsidRDefault="00FD189C" w:rsidP="00FD189C">
      <w:pPr>
        <w:spacing w:after="0" w:line="240" w:lineRule="auto"/>
      </w:pPr>
      <w:proofErr w:type="spellStart"/>
      <w:r w:rsidRPr="00097DAB">
        <w:t>Scope</w:t>
      </w:r>
      <w:proofErr w:type="spellEnd"/>
      <w:r w:rsidRPr="00097DAB">
        <w:t xml:space="preserve"> </w:t>
      </w:r>
      <w:proofErr w:type="gramStart"/>
      <w:r w:rsidRPr="00097DAB">
        <w:t>Local :</w:t>
      </w:r>
      <w:proofErr w:type="gramEnd"/>
      <w:r w:rsidRPr="00097DAB">
        <w:t xml:space="preserve"> Las Vegas, y lo que pasa en las vegas, se queda en Las Vegas.</w:t>
      </w:r>
    </w:p>
    <w:p w14:paraId="4B2FF2FC" w14:textId="1F1CDC8A" w:rsidR="00BE6A6E" w:rsidRPr="00FD189C" w:rsidRDefault="00FD189C">
      <w:r>
        <w:rPr>
          <w:noProof/>
        </w:rPr>
        <w:drawing>
          <wp:inline distT="0" distB="0" distL="0" distR="0" wp14:anchorId="381CA9A0" wp14:editId="28A5B1E5">
            <wp:extent cx="2700232" cy="2700232"/>
            <wp:effectExtent l="0" t="0" r="508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828" cy="27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0923" w14:textId="0336D18A" w:rsidR="000F6FAF" w:rsidRDefault="000F6FAF"/>
    <w:p w14:paraId="691150C7" w14:textId="77A4B14A" w:rsidR="00FD189C" w:rsidRDefault="009C3B15" w:rsidP="009C3B15">
      <w:pPr>
        <w:jc w:val="center"/>
      </w:pPr>
      <w:r>
        <w:rPr>
          <w:noProof/>
        </w:rPr>
        <w:drawing>
          <wp:inline distT="0" distB="0" distL="0" distR="0" wp14:anchorId="68B21C47" wp14:editId="6BBE756F">
            <wp:extent cx="2734099" cy="2734099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322" cy="273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8731" w14:textId="04891393" w:rsidR="00FD189C" w:rsidRDefault="009C3B15" w:rsidP="009C3B15">
      <w:pPr>
        <w:jc w:val="center"/>
      </w:pPr>
      <w:r>
        <w:rPr>
          <w:noProof/>
        </w:rPr>
        <w:drawing>
          <wp:inline distT="0" distB="0" distL="0" distR="0" wp14:anchorId="35061638" wp14:editId="6B7C3585">
            <wp:extent cx="2797599" cy="2797599"/>
            <wp:effectExtent l="0" t="0" r="3175" b="3175"/>
            <wp:docPr id="19" name="Imagen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evie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89" cy="279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A232" w14:textId="4EBEE692" w:rsidR="00FD189C" w:rsidRDefault="009C3B15" w:rsidP="009C3B15">
      <w:pPr>
        <w:jc w:val="center"/>
      </w:pPr>
      <w:r>
        <w:rPr>
          <w:noProof/>
        </w:rPr>
        <w:drawing>
          <wp:inline distT="0" distB="0" distL="0" distR="0" wp14:anchorId="12D4D74A" wp14:editId="2DF54A9D">
            <wp:extent cx="2844165" cy="2844165"/>
            <wp:effectExtent l="0" t="0" r="0" b="0"/>
            <wp:docPr id="20" name="Imagen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evie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582" cy="284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803F" w14:textId="6D06973F" w:rsidR="00FD189C" w:rsidRDefault="00FD189C"/>
    <w:p w14:paraId="30E54C17" w14:textId="67A4E01A" w:rsidR="00FD189C" w:rsidRDefault="00FD189C"/>
    <w:p w14:paraId="3B3625CE" w14:textId="7A16D23C" w:rsidR="00FD189C" w:rsidRDefault="009C3B15">
      <w:r>
        <w:rPr>
          <w:noProof/>
        </w:rPr>
        <w:lastRenderedPageBreak/>
        <w:drawing>
          <wp:inline distT="0" distB="0" distL="0" distR="0" wp14:anchorId="43B91B03" wp14:editId="64ACF723">
            <wp:extent cx="3301365" cy="33013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FEAF" w14:textId="0790467D" w:rsidR="00FD189C" w:rsidRDefault="009C3B15">
      <w:r>
        <w:rPr>
          <w:noProof/>
        </w:rPr>
        <w:drawing>
          <wp:inline distT="0" distB="0" distL="0" distR="0" wp14:anchorId="289DF79B" wp14:editId="207BB3CA">
            <wp:extent cx="3301365" cy="33013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6965" w14:textId="39059C9A" w:rsidR="00FD189C" w:rsidRDefault="009C3B15">
      <w:r>
        <w:rPr>
          <w:noProof/>
        </w:rPr>
        <w:drawing>
          <wp:inline distT="0" distB="0" distL="0" distR="0" wp14:anchorId="4B6AE4D0" wp14:editId="51722061">
            <wp:extent cx="3301365" cy="33013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DD98" w14:textId="5F1BE100" w:rsidR="009C3B15" w:rsidRDefault="009C3B15">
      <w:r>
        <w:rPr>
          <w:noProof/>
        </w:rPr>
        <w:drawing>
          <wp:inline distT="0" distB="0" distL="0" distR="0" wp14:anchorId="614F95E5" wp14:editId="7BD6DE37">
            <wp:extent cx="3301365" cy="33013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726C" w14:textId="78B2B490" w:rsidR="009C3B15" w:rsidRDefault="009C3B15">
      <w:r>
        <w:rPr>
          <w:noProof/>
        </w:rPr>
        <w:lastRenderedPageBreak/>
        <w:drawing>
          <wp:inline distT="0" distB="0" distL="0" distR="0" wp14:anchorId="207FD9FA" wp14:editId="13BDE0A9">
            <wp:extent cx="3301365" cy="33013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B4D4" w14:textId="734DD6A5" w:rsidR="009C3B15" w:rsidRDefault="009C3B15"/>
    <w:p w14:paraId="0C306989" w14:textId="118D53EB" w:rsidR="009C3B15" w:rsidRPr="00094DA8" w:rsidRDefault="00094DA8">
      <w:pPr>
        <w:rPr>
          <w:b/>
          <w:bCs/>
          <w:sz w:val="24"/>
          <w:szCs w:val="24"/>
        </w:rPr>
      </w:pPr>
      <w:proofErr w:type="spellStart"/>
      <w:r w:rsidRPr="00094DA8">
        <w:rPr>
          <w:b/>
          <w:bCs/>
          <w:sz w:val="24"/>
          <w:szCs w:val="24"/>
        </w:rPr>
        <w:t>Hoisting</w:t>
      </w:r>
      <w:proofErr w:type="spellEnd"/>
    </w:p>
    <w:p w14:paraId="7B667C8D" w14:textId="77777777" w:rsidR="003464DA" w:rsidRDefault="003464DA" w:rsidP="003464DA">
      <w:r>
        <w:t xml:space="preserve">En JavaScript, las declaraciones (por ejemplo, de variables o funciones) se mueven al principio de su </w:t>
      </w:r>
      <w:proofErr w:type="spellStart"/>
      <w:r>
        <w:t>scope</w:t>
      </w:r>
      <w:proofErr w:type="spellEnd"/>
      <w:r>
        <w:t xml:space="preserve"> o ámbito. Este comportamiento se conoce como </w:t>
      </w:r>
      <w:proofErr w:type="spellStart"/>
      <w:r>
        <w:t>hoisting</w:t>
      </w:r>
      <w:proofErr w:type="spellEnd"/>
      <w:r>
        <w:t xml:space="preserve"> y es muy importante tenerlo en cuenta a la hora de programar para prevenir posibles errores.</w:t>
      </w:r>
    </w:p>
    <w:p w14:paraId="15954124" w14:textId="77777777" w:rsidR="003464DA" w:rsidRDefault="003464DA" w:rsidP="003464DA">
      <w:r>
        <w:t xml:space="preserve">Las funciones siempre se mueven arriba del </w:t>
      </w:r>
      <w:proofErr w:type="spellStart"/>
      <w:r>
        <w:t>scope</w:t>
      </w:r>
      <w:proofErr w:type="spellEnd"/>
      <w:r>
        <w:t>. Por lo tanto, podemos elegir donde declararlas y usarlas.</w:t>
      </w:r>
    </w:p>
    <w:p w14:paraId="0D8E8A40" w14:textId="19F0C9DD" w:rsidR="009C3B15" w:rsidRDefault="003464DA" w:rsidP="003464DA">
      <w:proofErr w:type="gramStart"/>
      <w:r>
        <w:t>La declaración de las variables se mueven arriba</w:t>
      </w:r>
      <w:proofErr w:type="gramEnd"/>
      <w:r>
        <w:t xml:space="preserve"> del </w:t>
      </w:r>
      <w:proofErr w:type="spellStart"/>
      <w:r>
        <w:t>scope</w:t>
      </w:r>
      <w:proofErr w:type="spellEnd"/>
      <w:r>
        <w:t>, pero no la asignación. Antes de usar una variable, habrá que crearla y asignarla.</w:t>
      </w:r>
    </w:p>
    <w:p w14:paraId="2E81B3D0" w14:textId="7EAB2C2F" w:rsidR="00FD189C" w:rsidRPr="00FD189C" w:rsidRDefault="00611763" w:rsidP="00611763">
      <w:pPr>
        <w:jc w:val="center"/>
      </w:pPr>
      <w:r>
        <w:rPr>
          <w:noProof/>
        </w:rPr>
        <w:drawing>
          <wp:inline distT="0" distB="0" distL="0" distR="0" wp14:anchorId="36C6DB57" wp14:editId="003DDA46">
            <wp:extent cx="2683299" cy="2683299"/>
            <wp:effectExtent l="0" t="0" r="3175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98" cy="268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5D82" w14:textId="77777777" w:rsidR="00CE4A05" w:rsidRDefault="00CE4A05"/>
    <w:p w14:paraId="76B6D3B7" w14:textId="79D83AF7" w:rsidR="000F6FAF" w:rsidRPr="00702E95" w:rsidRDefault="00CE4A05">
      <w:pPr>
        <w:rPr>
          <w:b/>
          <w:bCs/>
        </w:rPr>
      </w:pPr>
      <w:r w:rsidRPr="00702E95">
        <w:rPr>
          <w:b/>
          <w:bCs/>
        </w:rPr>
        <w:t xml:space="preserve">Qué son los valores </w:t>
      </w:r>
      <w:proofErr w:type="spellStart"/>
      <w:r w:rsidRPr="00702E95">
        <w:rPr>
          <w:b/>
          <w:bCs/>
        </w:rPr>
        <w:t>falsy</w:t>
      </w:r>
      <w:proofErr w:type="spellEnd"/>
    </w:p>
    <w:p w14:paraId="775B00E0" w14:textId="7598682C" w:rsidR="00406ADF" w:rsidRDefault="00406ADF">
      <w:r w:rsidRPr="00406ADF">
        <w:t xml:space="preserve">Un valor </w:t>
      </w:r>
      <w:proofErr w:type="spellStart"/>
      <w:r w:rsidRPr="00406ADF">
        <w:t>falsy</w:t>
      </w:r>
      <w:proofErr w:type="spellEnd"/>
      <w:r w:rsidRPr="00406ADF">
        <w:t xml:space="preserve"> es aquel que es falso en un contexto booleano, estos son: 0, "" (</w:t>
      </w:r>
      <w:proofErr w:type="spellStart"/>
      <w:r w:rsidRPr="00406ADF">
        <w:t>string</w:t>
      </w:r>
      <w:proofErr w:type="spellEnd"/>
      <w:r w:rsidRPr="00406ADF">
        <w:t xml:space="preserve"> vacío), false, </w:t>
      </w:r>
      <w:proofErr w:type="spellStart"/>
      <w:r w:rsidRPr="00406ADF">
        <w:t>NaN</w:t>
      </w:r>
      <w:proofErr w:type="spellEnd"/>
      <w:r w:rsidRPr="00406ADF">
        <w:t xml:space="preserve">, </w:t>
      </w:r>
      <w:proofErr w:type="spellStart"/>
      <w:r w:rsidRPr="00406ADF">
        <w:t>undefined</w:t>
      </w:r>
      <w:proofErr w:type="spellEnd"/>
      <w:r w:rsidRPr="00406ADF">
        <w:t xml:space="preserve"> o </w:t>
      </w:r>
      <w:proofErr w:type="spellStart"/>
      <w:r w:rsidRPr="00406ADF">
        <w:t>null</w:t>
      </w:r>
      <w:proofErr w:type="spellEnd"/>
      <w:r>
        <w:t xml:space="preserve">, </w:t>
      </w:r>
      <w:r w:rsidRPr="00406ADF">
        <w:t>(!)</w:t>
      </w:r>
      <w:r>
        <w:t>.</w:t>
      </w:r>
    </w:p>
    <w:p w14:paraId="4896BD11" w14:textId="77777777" w:rsidR="00406ADF" w:rsidRPr="00FD189C" w:rsidRDefault="00406ADF"/>
    <w:p w14:paraId="4B2C07EA" w14:textId="77777777" w:rsidR="00CE4A05" w:rsidRDefault="00CE4A05" w:rsidP="00CE4A05">
      <w:pPr>
        <w:spacing w:after="0" w:line="240" w:lineRule="auto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CE4A05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 xml:space="preserve">// </w:t>
      </w:r>
      <w:proofErr w:type="spellStart"/>
      <w:r w:rsidRPr="00CE4A05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Coersión</w:t>
      </w:r>
      <w:proofErr w:type="spellEnd"/>
      <w:r w:rsidRPr="00CE4A05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 xml:space="preserve"> </w:t>
      </w:r>
      <w:proofErr w:type="spellStart"/>
      <w:r w:rsidRPr="00CE4A05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explícita</w:t>
      </w:r>
      <w:proofErr w:type="spellEnd"/>
    </w:p>
    <w:p w14:paraId="59EDE1E8" w14:textId="77777777" w:rsidR="00CE4A05" w:rsidRPr="00117131" w:rsidRDefault="00CE4A05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</w:t>
      </w:r>
      <w:proofErr w:type="gramStart"/>
      <w:r w:rsidRPr="00117131">
        <w:rPr>
          <w:rStyle w:val="hljs-comment"/>
          <w:color w:val="75715E"/>
          <w:lang w:val="en-US"/>
        </w:rPr>
        <w:t>Boolean(</w:t>
      </w:r>
      <w:proofErr w:type="gramEnd"/>
      <w:r w:rsidRPr="00117131">
        <w:rPr>
          <w:rStyle w:val="hljs-comment"/>
          <w:color w:val="75715E"/>
          <w:lang w:val="en-US"/>
        </w:rPr>
        <w:t xml:space="preserve">0)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false</w:t>
      </w:r>
    </w:p>
    <w:p w14:paraId="26FF4293" w14:textId="77777777" w:rsidR="00CE4A05" w:rsidRPr="00117131" w:rsidRDefault="00CE4A05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</w:t>
      </w:r>
      <w:proofErr w:type="gramStart"/>
      <w:r w:rsidRPr="00117131">
        <w:rPr>
          <w:rStyle w:val="hljs-comment"/>
          <w:color w:val="75715E"/>
          <w:lang w:val="en-US"/>
        </w:rPr>
        <w:t>Boolean(</w:t>
      </w:r>
      <w:proofErr w:type="gramEnd"/>
      <w:r w:rsidRPr="00117131">
        <w:rPr>
          <w:rStyle w:val="hljs-comment"/>
          <w:color w:val="75715E"/>
          <w:lang w:val="en-US"/>
        </w:rPr>
        <w:t xml:space="preserve">"")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false</w:t>
      </w:r>
    </w:p>
    <w:p w14:paraId="71B9A058" w14:textId="77777777" w:rsidR="008C3412" w:rsidRPr="00117131" w:rsidRDefault="00CE4A05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Boolean(null)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false</w:t>
      </w:r>
    </w:p>
    <w:p w14:paraId="6FAC607A" w14:textId="48B56391" w:rsidR="00CE4A05" w:rsidRPr="00117131" w:rsidRDefault="00CE4A05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Boolean(undefined)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 xml:space="preserve"> // false</w:t>
      </w:r>
    </w:p>
    <w:p w14:paraId="270FE059" w14:textId="77777777" w:rsidR="00CE4A05" w:rsidRPr="00117131" w:rsidRDefault="00CE4A05" w:rsidP="002E563F">
      <w:pPr>
        <w:spacing w:after="0"/>
        <w:rPr>
          <w:rStyle w:val="hljs-comment"/>
          <w:color w:val="75715E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</w:t>
      </w:r>
      <w:proofErr w:type="gramStart"/>
      <w:r w:rsidRPr="00117131">
        <w:rPr>
          <w:rStyle w:val="hljs-comment"/>
          <w:color w:val="75715E"/>
          <w:lang w:val="en-US"/>
        </w:rPr>
        <w:t>Boolean(</w:t>
      </w:r>
      <w:proofErr w:type="spellStart"/>
      <w:proofErr w:type="gramEnd"/>
      <w:r w:rsidRPr="00117131">
        <w:rPr>
          <w:rStyle w:val="hljs-comment"/>
          <w:color w:val="75715E"/>
          <w:lang w:val="en-US"/>
        </w:rPr>
        <w:t>NaN</w:t>
      </w:r>
      <w:proofErr w:type="spellEnd"/>
      <w:r w:rsidRPr="00117131">
        <w:rPr>
          <w:rStyle w:val="hljs-comment"/>
          <w:color w:val="75715E"/>
          <w:lang w:val="en-US"/>
        </w:rPr>
        <w:t xml:space="preserve">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false</w:t>
      </w:r>
      <w:r w:rsidRPr="00117131">
        <w:rPr>
          <w:rStyle w:val="hljs-comment"/>
          <w:color w:val="75715E"/>
          <w:lang w:val="en-US"/>
        </w:rPr>
        <w:t xml:space="preserve"> </w:t>
      </w:r>
    </w:p>
    <w:p w14:paraId="1242B427" w14:textId="42FE0B9A" w:rsidR="000F6FAF" w:rsidRPr="00117131" w:rsidRDefault="00CE4A05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Boolean(false)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false</w:t>
      </w:r>
    </w:p>
    <w:p w14:paraId="150364E1" w14:textId="7156D8F6" w:rsidR="000F6FAF" w:rsidRPr="00117131" w:rsidRDefault="000F6FAF">
      <w:pPr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</w:p>
    <w:p w14:paraId="748D3135" w14:textId="77777777" w:rsidR="002E563F" w:rsidRPr="002E563F" w:rsidRDefault="002E563F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</w:rPr>
      </w:pPr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</w:rPr>
        <w:t xml:space="preserve">// </w:t>
      </w:r>
      <w:proofErr w:type="spellStart"/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</w:rPr>
        <w:t>Coersión</w:t>
      </w:r>
      <w:proofErr w:type="spellEnd"/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</w:rPr>
        <w:t xml:space="preserve"> implícita (</w:t>
      </w:r>
      <w:r w:rsidRPr="002E563F">
        <w:rPr>
          <w:rStyle w:val="hljs-comment"/>
          <w:rFonts w:ascii="Courier New" w:hAnsi="Courier New" w:cs="Courier New"/>
          <w:b/>
          <w:bCs/>
          <w:color w:val="75715E"/>
          <w:sz w:val="21"/>
          <w:szCs w:val="21"/>
        </w:rPr>
        <w:t>no la uses</w:t>
      </w:r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</w:rPr>
        <w:t>)</w:t>
      </w:r>
    </w:p>
    <w:p w14:paraId="67A5BAB5" w14:textId="77777777" w:rsidR="002E563F" w:rsidRPr="002E563F" w:rsidRDefault="002E563F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!!0 // false</w:t>
      </w:r>
    </w:p>
    <w:p w14:paraId="5BF8A6B7" w14:textId="77777777" w:rsidR="002E563F" w:rsidRPr="002E563F" w:rsidRDefault="002E563F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!!"" // false</w:t>
      </w:r>
    </w:p>
    <w:p w14:paraId="6D20A912" w14:textId="77777777" w:rsidR="002E563F" w:rsidRPr="002E563F" w:rsidRDefault="002E563F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!!null // false</w:t>
      </w:r>
    </w:p>
    <w:p w14:paraId="19031BA4" w14:textId="77777777" w:rsidR="002E563F" w:rsidRPr="002E563F" w:rsidRDefault="002E563F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!!undefined // false</w:t>
      </w:r>
    </w:p>
    <w:p w14:paraId="27481F0C" w14:textId="77777777" w:rsidR="002E563F" w:rsidRPr="002E563F" w:rsidRDefault="002E563F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</w:rPr>
      </w:pPr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</w:rPr>
        <w:t>!!</w:t>
      </w:r>
      <w:proofErr w:type="spellStart"/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</w:rPr>
        <w:t>NaN</w:t>
      </w:r>
      <w:proofErr w:type="spellEnd"/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</w:rPr>
        <w:t xml:space="preserve"> // false</w:t>
      </w:r>
    </w:p>
    <w:p w14:paraId="2BCE42EA" w14:textId="14DBD93E" w:rsidR="002E563F" w:rsidRDefault="002E563F" w:rsidP="002E563F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</w:rPr>
      </w:pPr>
      <w:r w:rsidRPr="002E563F">
        <w:rPr>
          <w:rStyle w:val="hljs-comment"/>
          <w:rFonts w:ascii="Courier New" w:hAnsi="Courier New" w:cs="Courier New"/>
          <w:color w:val="75715E"/>
          <w:sz w:val="21"/>
          <w:szCs w:val="21"/>
        </w:rPr>
        <w:t>!!false // false</w:t>
      </w:r>
    </w:p>
    <w:p w14:paraId="7F794778" w14:textId="77777777" w:rsidR="002E563F" w:rsidRPr="00406ADF" w:rsidRDefault="002E563F">
      <w:pPr>
        <w:rPr>
          <w:rStyle w:val="hljs-comment"/>
          <w:rFonts w:ascii="Courier New" w:hAnsi="Courier New" w:cs="Courier New"/>
          <w:color w:val="75715E"/>
          <w:sz w:val="21"/>
          <w:szCs w:val="21"/>
        </w:rPr>
      </w:pPr>
    </w:p>
    <w:p w14:paraId="5FBD8A52" w14:textId="77777777" w:rsidR="00406ADF" w:rsidRPr="00702E95" w:rsidRDefault="00406ADF" w:rsidP="00406ADF">
      <w:pPr>
        <w:rPr>
          <w:b/>
          <w:bCs/>
        </w:rPr>
      </w:pPr>
      <w:r w:rsidRPr="00702E95">
        <w:rPr>
          <w:b/>
          <w:bCs/>
        </w:rPr>
        <w:t xml:space="preserve">Qué son los valores </w:t>
      </w:r>
      <w:proofErr w:type="spellStart"/>
      <w:r w:rsidRPr="00702E95">
        <w:rPr>
          <w:b/>
          <w:bCs/>
        </w:rPr>
        <w:t>truthy</w:t>
      </w:r>
      <w:proofErr w:type="spellEnd"/>
    </w:p>
    <w:p w14:paraId="7ED52A2B" w14:textId="057060D5" w:rsidR="000F6FAF" w:rsidRPr="00406ADF" w:rsidRDefault="00406ADF" w:rsidP="00406ADF">
      <w:r>
        <w:t xml:space="preserve">Un valor </w:t>
      </w:r>
      <w:proofErr w:type="spellStart"/>
      <w:r>
        <w:t>truthy</w:t>
      </w:r>
      <w:proofErr w:type="spellEnd"/>
      <w:r>
        <w:t xml:space="preserve"> es aquel que es verdadero en un contexto booleano, son todos los valores que no sean </w:t>
      </w:r>
      <w:proofErr w:type="spellStart"/>
      <w:r>
        <w:t>falsy</w:t>
      </w:r>
      <w:proofErr w:type="spellEnd"/>
      <w:r>
        <w:t>, que especificamos en la anterior sección.</w:t>
      </w:r>
    </w:p>
    <w:p w14:paraId="3656D8E7" w14:textId="77777777" w:rsidR="006E14A5" w:rsidRPr="00117131" w:rsidRDefault="006E14A5" w:rsidP="006E14A5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 xml:space="preserve">// </w:t>
      </w:r>
      <w:proofErr w:type="spellStart"/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Coersión</w:t>
      </w:r>
      <w:proofErr w:type="spellEnd"/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 xml:space="preserve"> </w:t>
      </w:r>
      <w:proofErr w:type="spellStart"/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explícita</w:t>
      </w:r>
      <w:proofErr w:type="spellEnd"/>
    </w:p>
    <w:p w14:paraId="76357D18" w14:textId="77777777" w:rsidR="006E14A5" w:rsidRPr="00117131" w:rsidRDefault="006E14A5" w:rsidP="006E14A5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</w:t>
      </w:r>
      <w:proofErr w:type="gramStart"/>
      <w:r w:rsidRPr="00117131">
        <w:rPr>
          <w:rStyle w:val="hljs-comment"/>
          <w:color w:val="75715E"/>
          <w:lang w:val="en-US"/>
        </w:rPr>
        <w:t>Boolean(</w:t>
      </w:r>
      <w:proofErr w:type="gramEnd"/>
      <w:r w:rsidRPr="00117131">
        <w:rPr>
          <w:rStyle w:val="hljs-comment"/>
          <w:color w:val="75715E"/>
          <w:lang w:val="en-US"/>
        </w:rPr>
        <w:t xml:space="preserve">12)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true</w:t>
      </w:r>
    </w:p>
    <w:p w14:paraId="76A81122" w14:textId="77777777" w:rsidR="006E14A5" w:rsidRPr="00117131" w:rsidRDefault="006E14A5" w:rsidP="006E14A5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Boolean("</w:t>
      </w:r>
      <w:proofErr w:type="spellStart"/>
      <w:r w:rsidRPr="00117131">
        <w:rPr>
          <w:rStyle w:val="hljs-comment"/>
          <w:color w:val="75715E"/>
          <w:lang w:val="en-US"/>
        </w:rPr>
        <w:t>hola</w:t>
      </w:r>
      <w:proofErr w:type="spellEnd"/>
      <w:r w:rsidRPr="00117131">
        <w:rPr>
          <w:rStyle w:val="hljs-comment"/>
          <w:color w:val="75715E"/>
          <w:lang w:val="en-US"/>
        </w:rPr>
        <w:t xml:space="preserve">")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true</w:t>
      </w:r>
    </w:p>
    <w:p w14:paraId="0E00A7C0" w14:textId="77777777" w:rsidR="006E14A5" w:rsidRPr="00117131" w:rsidRDefault="006E14A5" w:rsidP="006E14A5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Boolean(true)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true</w:t>
      </w:r>
    </w:p>
    <w:p w14:paraId="7B389CDA" w14:textId="28A6470E" w:rsidR="00BE6A6E" w:rsidRPr="00117131" w:rsidRDefault="006E14A5" w:rsidP="006E14A5">
      <w:pPr>
        <w:spacing w:after="0"/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</w:pPr>
      <w:r w:rsidRPr="00117131">
        <w:rPr>
          <w:rStyle w:val="hljs-comment"/>
          <w:color w:val="75715E"/>
          <w:lang w:val="en-US"/>
        </w:rPr>
        <w:t xml:space="preserve"> </w:t>
      </w:r>
      <w:proofErr w:type="gramStart"/>
      <w:r w:rsidRPr="00117131">
        <w:rPr>
          <w:rStyle w:val="hljs-comment"/>
          <w:color w:val="75715E"/>
          <w:lang w:val="en-US"/>
        </w:rPr>
        <w:t>Boolean(</w:t>
      </w:r>
      <w:proofErr w:type="gramEnd"/>
      <w:r w:rsidRPr="00117131">
        <w:rPr>
          <w:rStyle w:val="hljs-comment"/>
          <w:color w:val="75715E"/>
          <w:lang w:val="en-US"/>
        </w:rPr>
        <w:t xml:space="preserve">[1, 2, 3])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true</w:t>
      </w:r>
      <w:r w:rsidRPr="00117131">
        <w:rPr>
          <w:rStyle w:val="hljs-comment"/>
          <w:color w:val="75715E"/>
          <w:lang w:val="en-US"/>
        </w:rPr>
        <w:t xml:space="preserve"> Boolean(function </w:t>
      </w:r>
      <w:proofErr w:type="spellStart"/>
      <w:r w:rsidRPr="00117131">
        <w:rPr>
          <w:rStyle w:val="hljs-comment"/>
          <w:color w:val="75715E"/>
          <w:lang w:val="en-US"/>
        </w:rPr>
        <w:t>hola</w:t>
      </w:r>
      <w:proofErr w:type="spellEnd"/>
      <w:r w:rsidRPr="00117131">
        <w:rPr>
          <w:rStyle w:val="hljs-comment"/>
          <w:color w:val="75715E"/>
          <w:lang w:val="en-US"/>
        </w:rPr>
        <w:t xml:space="preserve">() {})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true</w:t>
      </w:r>
      <w:r w:rsidRPr="00117131">
        <w:rPr>
          <w:rStyle w:val="hljs-comment"/>
          <w:color w:val="75715E"/>
          <w:lang w:val="en-US"/>
        </w:rPr>
        <w:t xml:space="preserve"> Boolean({ a: 1, b: 2 }) </w:t>
      </w:r>
      <w:r w:rsidRPr="00117131">
        <w:rPr>
          <w:rStyle w:val="hljs-comment"/>
          <w:rFonts w:ascii="Courier New" w:hAnsi="Courier New" w:cs="Courier New"/>
          <w:color w:val="75715E"/>
          <w:sz w:val="21"/>
          <w:szCs w:val="21"/>
          <w:lang w:val="en-US"/>
        </w:rPr>
        <w:t>// true</w:t>
      </w:r>
    </w:p>
    <w:p w14:paraId="2DAE78AB" w14:textId="1957F51E" w:rsidR="00BE6A6E" w:rsidRPr="006E14A5" w:rsidRDefault="00BE6A6E">
      <w:pPr>
        <w:rPr>
          <w:lang w:val="en-US"/>
        </w:rPr>
      </w:pPr>
    </w:p>
    <w:p w14:paraId="5E632DD4" w14:textId="64C92F7F" w:rsidR="00BE6A6E" w:rsidRPr="006E14A5" w:rsidRDefault="006E14A5">
      <w:r w:rsidRPr="006E14A5">
        <w:t xml:space="preserve">Cabe recalcar que en JavaScript todo valor que no sea </w:t>
      </w:r>
      <w:proofErr w:type="spellStart"/>
      <w:r w:rsidRPr="006E14A5">
        <w:t>falsy</w:t>
      </w:r>
      <w:proofErr w:type="spellEnd"/>
      <w:r w:rsidRPr="006E14A5">
        <w:t xml:space="preserve"> es </w:t>
      </w:r>
      <w:proofErr w:type="spellStart"/>
      <w:r w:rsidRPr="006E14A5">
        <w:t>truthy</w:t>
      </w:r>
      <w:proofErr w:type="spellEnd"/>
      <w:r w:rsidRPr="006E14A5">
        <w:t xml:space="preserve"> incluyendo las estructuras vacías de array y objetos.</w:t>
      </w:r>
    </w:p>
    <w:p w14:paraId="646063FE" w14:textId="22305240" w:rsidR="006E14A5" w:rsidRPr="006E14A5" w:rsidRDefault="006E14A5" w:rsidP="006E14A5">
      <w:pPr>
        <w:spacing w:after="0"/>
        <w:rPr>
          <w:rStyle w:val="hljs-comment"/>
          <w:color w:val="75715E"/>
        </w:rPr>
      </w:pPr>
      <w:r>
        <w:rPr>
          <w:rStyle w:val="hljs-comment"/>
          <w:color w:val="75715E"/>
        </w:rPr>
        <w:t xml:space="preserve"> </w:t>
      </w:r>
      <w:proofErr w:type="spellStart"/>
      <w:proofErr w:type="gramStart"/>
      <w:r w:rsidRPr="006E14A5">
        <w:rPr>
          <w:rStyle w:val="hljs-comment"/>
          <w:color w:val="75715E"/>
        </w:rPr>
        <w:t>Boolean</w:t>
      </w:r>
      <w:proofErr w:type="spellEnd"/>
      <w:r w:rsidRPr="006E14A5">
        <w:rPr>
          <w:rStyle w:val="hljs-comment"/>
          <w:color w:val="75715E"/>
        </w:rPr>
        <w:t>(</w:t>
      </w:r>
      <w:proofErr w:type="gramEnd"/>
      <w:r w:rsidRPr="006E14A5">
        <w:rPr>
          <w:rStyle w:val="hljs-comment"/>
          <w:color w:val="75715E"/>
        </w:rPr>
        <w:t>[]) // true</w:t>
      </w:r>
    </w:p>
    <w:p w14:paraId="494FD3BC" w14:textId="17850012" w:rsidR="004B7F67" w:rsidRPr="006E14A5" w:rsidRDefault="006E14A5" w:rsidP="006E14A5">
      <w:pPr>
        <w:spacing w:after="0"/>
        <w:rPr>
          <w:rStyle w:val="hljs-comment"/>
          <w:color w:val="75715E"/>
        </w:rPr>
      </w:pPr>
      <w:r w:rsidRPr="006E14A5">
        <w:rPr>
          <w:rStyle w:val="hljs-comment"/>
          <w:color w:val="75715E"/>
        </w:rPr>
        <w:t xml:space="preserve"> </w:t>
      </w:r>
      <w:proofErr w:type="spellStart"/>
      <w:proofErr w:type="gramStart"/>
      <w:r w:rsidRPr="006E14A5">
        <w:rPr>
          <w:rStyle w:val="hljs-comment"/>
          <w:color w:val="75715E"/>
        </w:rPr>
        <w:t>Boolean</w:t>
      </w:r>
      <w:proofErr w:type="spellEnd"/>
      <w:r w:rsidRPr="006E14A5">
        <w:rPr>
          <w:rStyle w:val="hljs-comment"/>
          <w:color w:val="75715E"/>
        </w:rPr>
        <w:t>(</w:t>
      </w:r>
      <w:proofErr w:type="gramEnd"/>
      <w:r w:rsidRPr="006E14A5">
        <w:rPr>
          <w:rStyle w:val="hljs-comment"/>
          <w:color w:val="75715E"/>
        </w:rPr>
        <w:t>{}) // true</w:t>
      </w:r>
    </w:p>
    <w:p w14:paraId="7BE94287" w14:textId="3EAA408F" w:rsidR="004B7F67" w:rsidRPr="006E14A5" w:rsidRDefault="004B7F67"/>
    <w:p w14:paraId="0B209981" w14:textId="77777777" w:rsidR="0076651D" w:rsidRPr="00702E95" w:rsidRDefault="0076651D" w:rsidP="0076651D">
      <w:pPr>
        <w:rPr>
          <w:b/>
          <w:bCs/>
        </w:rPr>
      </w:pPr>
      <w:r w:rsidRPr="00702E95">
        <w:rPr>
          <w:b/>
          <w:bCs/>
        </w:rPr>
        <w:t>Qué son los operadores aritméticos</w:t>
      </w:r>
    </w:p>
    <w:p w14:paraId="247B902F" w14:textId="2F6981BA" w:rsidR="004B7F67" w:rsidRPr="006E14A5" w:rsidRDefault="0076651D" w:rsidP="0076651D">
      <w:r>
        <w:t>Los operadores aritméticos se utilizan para efectuar operaciones matemáticas. Para realizar las operaciones básicas, como suma, resta, multiplicación y división; utiliza los siguientes operadores:</w:t>
      </w:r>
    </w:p>
    <w:p w14:paraId="2E96A03B" w14:textId="012020E4" w:rsidR="004B7F67" w:rsidRPr="006E14A5" w:rsidRDefault="004B7F67"/>
    <w:p w14:paraId="489A6B6C" w14:textId="6717E899" w:rsidR="00C005E6" w:rsidRPr="006E14A5" w:rsidRDefault="00C005E6"/>
    <w:p w14:paraId="75CBF314" w14:textId="77777777" w:rsidR="004D1256" w:rsidRDefault="004D1256" w:rsidP="004D1256">
      <w:pPr>
        <w:spacing w:after="0"/>
      </w:pPr>
      <w:r>
        <w:t>// Suma</w:t>
      </w:r>
    </w:p>
    <w:p w14:paraId="2C394EA3" w14:textId="77777777" w:rsidR="004D1256" w:rsidRDefault="004D1256" w:rsidP="004D1256">
      <w:pPr>
        <w:spacing w:after="0"/>
      </w:pPr>
      <w:r>
        <w:t>2 + 3 // 5</w:t>
      </w:r>
    </w:p>
    <w:p w14:paraId="2D8A8D2C" w14:textId="77777777" w:rsidR="004D1256" w:rsidRDefault="004D1256" w:rsidP="004D1256">
      <w:pPr>
        <w:spacing w:after="0"/>
      </w:pPr>
      <w:r>
        <w:t>// Resta</w:t>
      </w:r>
    </w:p>
    <w:p w14:paraId="37568F2D" w14:textId="77777777" w:rsidR="004D1256" w:rsidRDefault="004D1256" w:rsidP="004D1256">
      <w:pPr>
        <w:spacing w:after="0"/>
      </w:pPr>
      <w:r>
        <w:t>5 - 3 // 2</w:t>
      </w:r>
    </w:p>
    <w:p w14:paraId="0EBF820C" w14:textId="77777777" w:rsidR="004D1256" w:rsidRDefault="004D1256" w:rsidP="004D1256">
      <w:pPr>
        <w:spacing w:after="0"/>
      </w:pPr>
      <w:r>
        <w:t>// Multiplicación</w:t>
      </w:r>
    </w:p>
    <w:p w14:paraId="63ECD1E3" w14:textId="77777777" w:rsidR="004D1256" w:rsidRDefault="004D1256" w:rsidP="004D1256">
      <w:pPr>
        <w:spacing w:after="0"/>
      </w:pPr>
      <w:r>
        <w:t>4 * 2 // 8</w:t>
      </w:r>
    </w:p>
    <w:p w14:paraId="0F3CCEE7" w14:textId="77777777" w:rsidR="004D1256" w:rsidRDefault="004D1256" w:rsidP="004D1256">
      <w:pPr>
        <w:spacing w:after="0"/>
      </w:pPr>
      <w:r>
        <w:t>// División</w:t>
      </w:r>
    </w:p>
    <w:p w14:paraId="1B431D23" w14:textId="2ADA3ACD" w:rsidR="00C005E6" w:rsidRPr="006E14A5" w:rsidRDefault="004D1256" w:rsidP="004D1256">
      <w:pPr>
        <w:spacing w:after="0"/>
      </w:pPr>
      <w:r>
        <w:t>6 / 2 // 3</w:t>
      </w:r>
    </w:p>
    <w:p w14:paraId="31C816AA" w14:textId="641A3DD0" w:rsidR="00C005E6" w:rsidRPr="006E14A5" w:rsidRDefault="00C005E6"/>
    <w:p w14:paraId="5DC24E65" w14:textId="59C95FDF" w:rsidR="00C005E6" w:rsidRPr="006E14A5" w:rsidRDefault="004D1256">
      <w:r w:rsidRPr="004D1256">
        <w:t xml:space="preserve">Recuerda que no existe la división entre 0. En ese caso JavaScript devolverá el valor </w:t>
      </w:r>
      <w:proofErr w:type="spellStart"/>
      <w:r w:rsidRPr="004D1256">
        <w:t>Infinity</w:t>
      </w:r>
      <w:proofErr w:type="spellEnd"/>
      <w:r w:rsidRPr="004D1256">
        <w:t>.</w:t>
      </w:r>
    </w:p>
    <w:p w14:paraId="60D8A60E" w14:textId="6E0054D5" w:rsidR="00C005E6" w:rsidRDefault="00C005E6"/>
    <w:p w14:paraId="2DE1FE9A" w14:textId="77777777" w:rsidR="004D1256" w:rsidRPr="00702E95" w:rsidRDefault="004D1256" w:rsidP="004D1256">
      <w:pPr>
        <w:rPr>
          <w:b/>
          <w:bCs/>
        </w:rPr>
      </w:pPr>
      <w:r w:rsidRPr="00702E95">
        <w:rPr>
          <w:b/>
          <w:bCs/>
        </w:rPr>
        <w:t>Qué es el operador de residuo</w:t>
      </w:r>
    </w:p>
    <w:p w14:paraId="1DC350F0" w14:textId="51F12579" w:rsidR="004D1256" w:rsidRDefault="004D1256" w:rsidP="004D1256">
      <w:r>
        <w:t xml:space="preserve">El operador de residuo </w:t>
      </w:r>
      <w:proofErr w:type="gramStart"/>
      <w:r>
        <w:t>( %</w:t>
      </w:r>
      <w:proofErr w:type="gramEnd"/>
      <w:r>
        <w:t xml:space="preserve"> ), el signo de porcentaje, devuelve el residuo de una división.</w:t>
      </w:r>
    </w:p>
    <w:p w14:paraId="7859BC52" w14:textId="7CB96990" w:rsidR="004D1256" w:rsidRDefault="004D1256">
      <w:r>
        <w:rPr>
          <w:noProof/>
        </w:rPr>
        <w:drawing>
          <wp:inline distT="0" distB="0" distL="0" distR="0" wp14:anchorId="319A4915" wp14:editId="0A96E70A">
            <wp:extent cx="2375242" cy="1534610"/>
            <wp:effectExtent l="0" t="0" r="6350" b="8890"/>
            <wp:docPr id="10" name="Imagen 10" descr="Residuo en una divis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iduo en una divisió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40" cy="15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EA41" w14:textId="77777777" w:rsidR="004D1256" w:rsidRDefault="004D1256" w:rsidP="004D1256">
      <w:r>
        <w:t>//Residuo</w:t>
      </w:r>
    </w:p>
    <w:p w14:paraId="3387E4E8" w14:textId="2B66BE65" w:rsidR="004D1256" w:rsidRDefault="004D1256" w:rsidP="004D1256">
      <w:r>
        <w:t>21 % 5 // 1</w:t>
      </w:r>
    </w:p>
    <w:p w14:paraId="6DE6EE53" w14:textId="4B1B7E87" w:rsidR="004D1256" w:rsidRDefault="004D1256">
      <w:r w:rsidRPr="004D1256">
        <w:t>Esto es importante para saber los múltiplos de cualquier número o si un número es par.</w:t>
      </w:r>
    </w:p>
    <w:p w14:paraId="4B48F137" w14:textId="485AB527" w:rsidR="004D1256" w:rsidRDefault="004D1256"/>
    <w:p w14:paraId="380FDCF2" w14:textId="77777777" w:rsidR="004D1256" w:rsidRPr="00702E95" w:rsidRDefault="004D1256" w:rsidP="004D1256">
      <w:pPr>
        <w:rPr>
          <w:b/>
          <w:bCs/>
        </w:rPr>
      </w:pPr>
      <w:r w:rsidRPr="00702E95">
        <w:rPr>
          <w:b/>
          <w:bCs/>
        </w:rPr>
        <w:t>Qué es el operador de concatenación</w:t>
      </w:r>
    </w:p>
    <w:p w14:paraId="5AE481C4" w14:textId="539C0149" w:rsidR="004D1256" w:rsidRDefault="004D1256" w:rsidP="004D1256">
      <w:r>
        <w:t xml:space="preserve">El operador de concatenación consiste en unir dos o más </w:t>
      </w:r>
      <w:proofErr w:type="spellStart"/>
      <w:r>
        <w:t>strings</w:t>
      </w:r>
      <w:proofErr w:type="spellEnd"/>
      <w:r>
        <w:t>.</w:t>
      </w:r>
    </w:p>
    <w:p w14:paraId="10C8CFE8" w14:textId="6518A334" w:rsidR="004D1256" w:rsidRDefault="00702E95">
      <w:r w:rsidRPr="00702E95">
        <w:t>"Hola" + "</w:t>
      </w:r>
      <w:proofErr w:type="spellStart"/>
      <w:r w:rsidRPr="00702E95">
        <w:t>Platzi</w:t>
      </w:r>
      <w:proofErr w:type="spellEnd"/>
      <w:r w:rsidRPr="00702E95">
        <w:t xml:space="preserve">" // "Hola </w:t>
      </w:r>
      <w:proofErr w:type="spellStart"/>
      <w:r w:rsidRPr="00702E95">
        <w:t>Platzi</w:t>
      </w:r>
      <w:proofErr w:type="spellEnd"/>
      <w:r w:rsidRPr="00702E95">
        <w:t>"</w:t>
      </w:r>
    </w:p>
    <w:p w14:paraId="6A21BD05" w14:textId="2B5D626E" w:rsidR="004D1256" w:rsidRDefault="004D1256"/>
    <w:p w14:paraId="22D41500" w14:textId="77777777" w:rsidR="00702E95" w:rsidRPr="00702E95" w:rsidRDefault="00702E95" w:rsidP="00702E95">
      <w:pPr>
        <w:rPr>
          <w:b/>
          <w:bCs/>
        </w:rPr>
      </w:pPr>
      <w:r w:rsidRPr="00702E95">
        <w:rPr>
          <w:b/>
          <w:bCs/>
        </w:rPr>
        <w:t>Cómo utilizar el operador de incremento y decremento</w:t>
      </w:r>
    </w:p>
    <w:p w14:paraId="3895D8DF" w14:textId="3D366C01" w:rsidR="004D1256" w:rsidRDefault="00702E95" w:rsidP="00702E95">
      <w:r>
        <w:t>El operador de incremento (++) y decremento (--) consiste en aumentar o disminuir una unidad a una variable, respectivamente. Estos operadores se pueden emplear antes y después de la variable.</w:t>
      </w:r>
    </w:p>
    <w:p w14:paraId="123E96FC" w14:textId="0632F241" w:rsidR="004D1256" w:rsidRDefault="004D1256"/>
    <w:p w14:paraId="7A47E77D" w14:textId="77777777" w:rsidR="00CF126E" w:rsidRDefault="00CF126E" w:rsidP="00CF126E">
      <w:pPr>
        <w:spacing w:after="0"/>
      </w:pPr>
      <w:proofErr w:type="spellStart"/>
      <w:r>
        <w:t>var</w:t>
      </w:r>
      <w:proofErr w:type="spellEnd"/>
      <w:r>
        <w:t xml:space="preserve"> a = 3</w:t>
      </w:r>
    </w:p>
    <w:p w14:paraId="338891EF" w14:textId="77777777" w:rsidR="00CF126E" w:rsidRDefault="00CF126E" w:rsidP="00CF126E">
      <w:pPr>
        <w:spacing w:after="0"/>
      </w:pPr>
      <w:proofErr w:type="spellStart"/>
      <w:r>
        <w:t>var</w:t>
      </w:r>
      <w:proofErr w:type="spellEnd"/>
      <w:r>
        <w:t xml:space="preserve"> b = 3</w:t>
      </w:r>
    </w:p>
    <w:p w14:paraId="2B5CFD31" w14:textId="77777777" w:rsidR="00CF126E" w:rsidRDefault="00CF126E" w:rsidP="00CF126E">
      <w:pPr>
        <w:spacing w:after="0"/>
      </w:pPr>
      <w:r>
        <w:t>console.log(a++) //3</w:t>
      </w:r>
    </w:p>
    <w:p w14:paraId="296A1698" w14:textId="77777777" w:rsidR="00CF126E" w:rsidRDefault="00CF126E" w:rsidP="00CF126E">
      <w:pPr>
        <w:spacing w:after="0"/>
      </w:pPr>
      <w:r>
        <w:t>console.log(++b) //4</w:t>
      </w:r>
    </w:p>
    <w:p w14:paraId="65F19E3B" w14:textId="77777777" w:rsidR="00CF126E" w:rsidRDefault="00CF126E" w:rsidP="00CF126E">
      <w:pPr>
        <w:spacing w:after="0"/>
      </w:pPr>
      <w:r>
        <w:t>console.log(a) //4</w:t>
      </w:r>
    </w:p>
    <w:p w14:paraId="6B845DA2" w14:textId="0150358C" w:rsidR="004D1256" w:rsidRDefault="00CF126E" w:rsidP="00CF126E">
      <w:pPr>
        <w:spacing w:after="0"/>
      </w:pPr>
      <w:r>
        <w:t>console.log(b) //4</w:t>
      </w:r>
    </w:p>
    <w:p w14:paraId="06831D38" w14:textId="6F04A1F1" w:rsidR="004D1256" w:rsidRDefault="004D1256"/>
    <w:p w14:paraId="0FE62B18" w14:textId="77777777" w:rsidR="00D11D2D" w:rsidRPr="00D11D2D" w:rsidRDefault="00D11D2D" w:rsidP="00D11D2D">
      <w:pPr>
        <w:rPr>
          <w:b/>
          <w:bCs/>
        </w:rPr>
      </w:pPr>
      <w:r w:rsidRPr="00D11D2D">
        <w:rPr>
          <w:b/>
          <w:bCs/>
        </w:rPr>
        <w:t>Qué son los operadores de asignación</w:t>
      </w:r>
    </w:p>
    <w:p w14:paraId="0C0FFFA7" w14:textId="77777777" w:rsidR="00D11D2D" w:rsidRDefault="00D11D2D" w:rsidP="00D11D2D">
      <w:r>
        <w:t>En la clase de variables aprendiste un operador de asignación (=). Este operador es diferente a los operadores de igualdad (== y ===).</w:t>
      </w:r>
    </w:p>
    <w:p w14:paraId="1FC58806" w14:textId="1C5D0D49" w:rsidR="004D1256" w:rsidRDefault="00D11D2D" w:rsidP="00D11D2D">
      <w:r>
        <w:t>El operador de asignación (=) consiste en asignar un valor a una variable.</w:t>
      </w:r>
    </w:p>
    <w:p w14:paraId="357A029D" w14:textId="24C32092" w:rsidR="004D1256" w:rsidRDefault="004D1256"/>
    <w:p w14:paraId="6CC54B37" w14:textId="67A69BE9" w:rsidR="004D1256" w:rsidRDefault="00D11D2D">
      <w:proofErr w:type="spellStart"/>
      <w:r w:rsidRPr="00D11D2D">
        <w:t>var</w:t>
      </w:r>
      <w:proofErr w:type="spellEnd"/>
      <w:r w:rsidRPr="00D11D2D">
        <w:t xml:space="preserve"> saludo = "Hola Mundo"</w:t>
      </w:r>
    </w:p>
    <w:p w14:paraId="1C439176" w14:textId="77777777" w:rsidR="004D1256" w:rsidRPr="006E14A5" w:rsidRDefault="004D1256"/>
    <w:p w14:paraId="4D820320" w14:textId="77777777" w:rsidR="00D11D2D" w:rsidRPr="00D11D2D" w:rsidRDefault="00D11D2D" w:rsidP="00D11D2D">
      <w:pPr>
        <w:rPr>
          <w:b/>
          <w:bCs/>
        </w:rPr>
      </w:pPr>
      <w:r w:rsidRPr="00D11D2D">
        <w:rPr>
          <w:b/>
          <w:bCs/>
        </w:rPr>
        <w:t>Operadores de asignación combinada</w:t>
      </w:r>
    </w:p>
    <w:p w14:paraId="032EF35B" w14:textId="0FBED245" w:rsidR="00C005E6" w:rsidRPr="006E14A5" w:rsidRDefault="00D11D2D" w:rsidP="00D11D2D">
      <w:r>
        <w:t>En ciertos casos, reasignarás la misma variable más otro valor. Estas variables pueden utilizarse como acumuladores o contadores.</w:t>
      </w:r>
    </w:p>
    <w:p w14:paraId="53109E90" w14:textId="3F9FE22A" w:rsidR="00C005E6" w:rsidRPr="006E14A5" w:rsidRDefault="00C005E6"/>
    <w:p w14:paraId="2328A9B1" w14:textId="77777777" w:rsidR="00135CB3" w:rsidRPr="00135CB3" w:rsidRDefault="00135CB3" w:rsidP="00135CB3">
      <w:pPr>
        <w:spacing w:after="0"/>
        <w:rPr>
          <w:lang w:val="pt-BR"/>
        </w:rPr>
      </w:pPr>
      <w:r w:rsidRPr="00135CB3">
        <w:rPr>
          <w:lang w:val="pt-BR"/>
        </w:rPr>
        <w:t>var contador = 1</w:t>
      </w:r>
    </w:p>
    <w:p w14:paraId="6A02BB3F" w14:textId="77777777" w:rsidR="00135CB3" w:rsidRPr="00135CB3" w:rsidRDefault="00135CB3" w:rsidP="00135CB3">
      <w:pPr>
        <w:spacing w:after="0"/>
        <w:rPr>
          <w:lang w:val="pt-BR"/>
        </w:rPr>
      </w:pPr>
      <w:r w:rsidRPr="00135CB3">
        <w:rPr>
          <w:lang w:val="pt-BR"/>
        </w:rPr>
        <w:t>contador = contador + 1</w:t>
      </w:r>
    </w:p>
    <w:p w14:paraId="05D658D3" w14:textId="77777777" w:rsidR="00135CB3" w:rsidRPr="00135CB3" w:rsidRDefault="00135CB3" w:rsidP="00135CB3">
      <w:pPr>
        <w:spacing w:after="0"/>
        <w:rPr>
          <w:lang w:val="pt-BR"/>
        </w:rPr>
      </w:pPr>
      <w:r w:rsidRPr="00135CB3">
        <w:rPr>
          <w:lang w:val="pt-BR"/>
        </w:rPr>
        <w:t>contador = contador + 1</w:t>
      </w:r>
    </w:p>
    <w:p w14:paraId="73B435A7" w14:textId="0B1A5093" w:rsidR="00C005E6" w:rsidRPr="00117131" w:rsidRDefault="00135CB3" w:rsidP="00135CB3">
      <w:pPr>
        <w:spacing w:after="0"/>
      </w:pPr>
      <w:r w:rsidRPr="00117131">
        <w:t>console.log(contador) // 3</w:t>
      </w:r>
    </w:p>
    <w:p w14:paraId="0AEE6E48" w14:textId="67440F1F" w:rsidR="00C005E6" w:rsidRPr="00117131" w:rsidRDefault="00C005E6"/>
    <w:p w14:paraId="10CDDE55" w14:textId="77777777" w:rsidR="00BB00BC" w:rsidRPr="00BB00BC" w:rsidRDefault="00BB00BC" w:rsidP="00BB00BC">
      <w:pPr>
        <w:jc w:val="both"/>
      </w:pPr>
      <w:r w:rsidRPr="00BB00BC">
        <w:t>Una forma para evitar estar repitiendo la variable en la reasignación, es combinarlas con los operadores aritméticos antes del operador de asignación.</w:t>
      </w:r>
    </w:p>
    <w:p w14:paraId="0B7ACE19" w14:textId="75B57F33" w:rsidR="00C005E6" w:rsidRPr="00135CB3" w:rsidRDefault="00BB00BC" w:rsidP="00BB00BC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14644E3" wp14:editId="00DD10CB">
            <wp:extent cx="2860430" cy="179608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72" cy="179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66B0" w14:textId="7266435A" w:rsidR="00C005E6" w:rsidRPr="00BB00BC" w:rsidRDefault="00C005E6"/>
    <w:p w14:paraId="7818CBAF" w14:textId="77777777" w:rsidR="00BB00BC" w:rsidRDefault="00BB00BC" w:rsidP="00BB00BC">
      <w:pPr>
        <w:rPr>
          <w:lang w:val="pt-BR"/>
        </w:rPr>
      </w:pPr>
    </w:p>
    <w:p w14:paraId="59E0547C" w14:textId="77777777" w:rsidR="00BB00BC" w:rsidRDefault="00BB00BC" w:rsidP="00BB00BC">
      <w:pPr>
        <w:rPr>
          <w:lang w:val="pt-BR"/>
        </w:rPr>
      </w:pPr>
    </w:p>
    <w:p w14:paraId="32336CF4" w14:textId="6A4AFD32" w:rsidR="00BB00BC" w:rsidRPr="00BB00BC" w:rsidRDefault="00BB00BC" w:rsidP="00BB00BC">
      <w:pPr>
        <w:spacing w:after="0"/>
        <w:rPr>
          <w:lang w:val="pt-BR"/>
        </w:rPr>
      </w:pPr>
      <w:r w:rsidRPr="00BB00BC">
        <w:rPr>
          <w:lang w:val="pt-BR"/>
        </w:rPr>
        <w:lastRenderedPageBreak/>
        <w:t>var contador = 1</w:t>
      </w:r>
    </w:p>
    <w:p w14:paraId="79E7A248" w14:textId="77777777" w:rsidR="00BB00BC" w:rsidRPr="00BB00BC" w:rsidRDefault="00BB00BC" w:rsidP="00BB00BC">
      <w:pPr>
        <w:spacing w:after="0"/>
        <w:rPr>
          <w:lang w:val="pt-BR"/>
        </w:rPr>
      </w:pPr>
    </w:p>
    <w:p w14:paraId="46499599" w14:textId="77777777" w:rsidR="00BB00BC" w:rsidRPr="00BB00BC" w:rsidRDefault="00BB00BC" w:rsidP="00BB00BC">
      <w:pPr>
        <w:spacing w:after="0"/>
        <w:rPr>
          <w:lang w:val="pt-BR"/>
        </w:rPr>
      </w:pPr>
      <w:r w:rsidRPr="00BB00BC">
        <w:rPr>
          <w:lang w:val="pt-BR"/>
        </w:rPr>
        <w:t>contador += 2</w:t>
      </w:r>
    </w:p>
    <w:p w14:paraId="0FFCE8B9" w14:textId="77777777" w:rsidR="00BB00BC" w:rsidRPr="00BB00BC" w:rsidRDefault="00BB00BC" w:rsidP="00BB00BC">
      <w:pPr>
        <w:spacing w:after="0"/>
        <w:rPr>
          <w:lang w:val="pt-BR"/>
        </w:rPr>
      </w:pPr>
      <w:r w:rsidRPr="00BB00BC">
        <w:rPr>
          <w:lang w:val="pt-BR"/>
        </w:rPr>
        <w:t>contador -= 1</w:t>
      </w:r>
    </w:p>
    <w:p w14:paraId="7478C863" w14:textId="77777777" w:rsidR="00BB00BC" w:rsidRPr="00BB00BC" w:rsidRDefault="00BB00BC" w:rsidP="00BB00BC">
      <w:pPr>
        <w:spacing w:after="0"/>
        <w:rPr>
          <w:lang w:val="pt-BR"/>
        </w:rPr>
      </w:pPr>
      <w:r w:rsidRPr="00BB00BC">
        <w:rPr>
          <w:lang w:val="pt-BR"/>
        </w:rPr>
        <w:t>contador *= 5</w:t>
      </w:r>
    </w:p>
    <w:p w14:paraId="58AC6D3B" w14:textId="77777777" w:rsidR="00BB00BC" w:rsidRPr="00396A4E" w:rsidRDefault="00BB00BC" w:rsidP="00BB00BC">
      <w:pPr>
        <w:spacing w:after="0"/>
      </w:pPr>
      <w:r w:rsidRPr="00396A4E">
        <w:t>contador /= 2</w:t>
      </w:r>
    </w:p>
    <w:p w14:paraId="69E76698" w14:textId="77777777" w:rsidR="00BB00BC" w:rsidRPr="00396A4E" w:rsidRDefault="00BB00BC" w:rsidP="00BB00BC">
      <w:pPr>
        <w:spacing w:after="0"/>
      </w:pPr>
    </w:p>
    <w:p w14:paraId="5832D698" w14:textId="6D57C037" w:rsidR="00C005E6" w:rsidRPr="00396A4E" w:rsidRDefault="00BB00BC" w:rsidP="00BB00BC">
      <w:pPr>
        <w:spacing w:after="0"/>
      </w:pPr>
      <w:r w:rsidRPr="00396A4E">
        <w:t>console.log(contador)</w:t>
      </w:r>
    </w:p>
    <w:p w14:paraId="34B17E65" w14:textId="184AC049" w:rsidR="00C005E6" w:rsidRPr="00396A4E" w:rsidRDefault="00C005E6"/>
    <w:p w14:paraId="0B0AB096" w14:textId="77777777" w:rsidR="00396A4E" w:rsidRPr="00396A4E" w:rsidRDefault="00396A4E" w:rsidP="00396A4E">
      <w:pPr>
        <w:rPr>
          <w:b/>
          <w:bCs/>
        </w:rPr>
      </w:pPr>
      <w:r w:rsidRPr="00396A4E">
        <w:rPr>
          <w:b/>
          <w:bCs/>
        </w:rPr>
        <w:t>Qué son los operadores de comparación</w:t>
      </w:r>
    </w:p>
    <w:p w14:paraId="3425320D" w14:textId="77777777" w:rsidR="00396A4E" w:rsidRDefault="00396A4E" w:rsidP="00396A4E">
      <w:r>
        <w:t>Un operador de comparación compara dos o más valores y devuelve un valor lógico (verdadero o falso).</w:t>
      </w:r>
    </w:p>
    <w:p w14:paraId="53D8074A" w14:textId="77777777" w:rsidR="00396A4E" w:rsidRPr="00396A4E" w:rsidRDefault="00396A4E" w:rsidP="00396A4E">
      <w:pPr>
        <w:rPr>
          <w:b/>
          <w:bCs/>
        </w:rPr>
      </w:pPr>
      <w:r w:rsidRPr="00396A4E">
        <w:rPr>
          <w:b/>
          <w:bCs/>
        </w:rPr>
        <w:t>Qué son los operadores de igualdad</w:t>
      </w:r>
    </w:p>
    <w:p w14:paraId="06BF70F6" w14:textId="219C87CA" w:rsidR="00C005E6" w:rsidRPr="00396A4E" w:rsidRDefault="00396A4E" w:rsidP="00396A4E">
      <w:r>
        <w:t>Existen dos tipos de igualdad:</w:t>
      </w:r>
    </w:p>
    <w:p w14:paraId="17DA61DB" w14:textId="7ECB63B0" w:rsidR="004B7F67" w:rsidRPr="00396A4E" w:rsidRDefault="00FE4345" w:rsidP="00FE4345">
      <w:pPr>
        <w:pStyle w:val="Prrafodelista"/>
        <w:numPr>
          <w:ilvl w:val="0"/>
          <w:numId w:val="5"/>
        </w:numPr>
      </w:pPr>
      <w:r w:rsidRPr="00FE4345">
        <w:t xml:space="preserve">Igualdad por valor (==): compara dos variables solamente por su valor. Por ejemplo: "3" de tipo </w:t>
      </w:r>
      <w:proofErr w:type="spellStart"/>
      <w:r w:rsidRPr="00FE4345">
        <w:t>string</w:t>
      </w:r>
      <w:proofErr w:type="spellEnd"/>
      <w:r w:rsidRPr="00FE4345">
        <w:t xml:space="preserve"> y 3 de tipo número son iguales.</w:t>
      </w:r>
    </w:p>
    <w:p w14:paraId="12990037" w14:textId="3965743A" w:rsidR="004B7F67" w:rsidRPr="00396A4E" w:rsidRDefault="00FE4345" w:rsidP="00FE4345">
      <w:pPr>
        <w:pStyle w:val="Prrafodelista"/>
        <w:numPr>
          <w:ilvl w:val="0"/>
          <w:numId w:val="5"/>
        </w:numPr>
      </w:pPr>
      <w:r>
        <w:t xml:space="preserve">Igualdad por valor y tipo de dato (===): compara dos variables por su valor y tipo de dato. Por ejemplo: "3" de tipo </w:t>
      </w:r>
      <w:proofErr w:type="spellStart"/>
      <w:r>
        <w:t>string</w:t>
      </w:r>
      <w:proofErr w:type="spellEnd"/>
      <w:r>
        <w:t xml:space="preserve"> y 3 de tipo número no son iguales. Solamente 3 y 3, ambos de tipo número son iguales.</w:t>
      </w:r>
    </w:p>
    <w:p w14:paraId="46403330" w14:textId="27F89966" w:rsidR="004D1256" w:rsidRPr="00396A4E" w:rsidRDefault="004D1256"/>
    <w:p w14:paraId="7FAB67F1" w14:textId="77777777" w:rsidR="00FE4345" w:rsidRDefault="00FE4345" w:rsidP="00FE4345">
      <w:pPr>
        <w:spacing w:after="0"/>
      </w:pPr>
      <w:r>
        <w:t>//Igualdad</w:t>
      </w:r>
    </w:p>
    <w:p w14:paraId="6DBF89E0" w14:textId="77777777" w:rsidR="00FE4345" w:rsidRDefault="00FE4345" w:rsidP="00FE4345">
      <w:pPr>
        <w:spacing w:after="0"/>
      </w:pPr>
      <w:r>
        <w:t>"3" == 3 // true</w:t>
      </w:r>
    </w:p>
    <w:p w14:paraId="681943FE" w14:textId="77777777" w:rsidR="00FE4345" w:rsidRDefault="00FE4345" w:rsidP="00FE4345">
      <w:pPr>
        <w:spacing w:after="0"/>
      </w:pPr>
      <w:r>
        <w:t>3 == 3 // true</w:t>
      </w:r>
    </w:p>
    <w:p w14:paraId="2C525D96" w14:textId="77777777" w:rsidR="00FE4345" w:rsidRDefault="00FE4345" w:rsidP="00FE4345">
      <w:pPr>
        <w:spacing w:after="0"/>
      </w:pPr>
    </w:p>
    <w:p w14:paraId="6EDD1610" w14:textId="77777777" w:rsidR="00FE4345" w:rsidRDefault="00FE4345" w:rsidP="00FE4345">
      <w:pPr>
        <w:spacing w:after="0"/>
      </w:pPr>
      <w:r>
        <w:t>// Igualdad estricta</w:t>
      </w:r>
    </w:p>
    <w:p w14:paraId="32A44419" w14:textId="77777777" w:rsidR="00FE4345" w:rsidRDefault="00FE4345" w:rsidP="00FE4345">
      <w:pPr>
        <w:spacing w:after="0"/>
      </w:pPr>
      <w:r>
        <w:t>"3" === 3 // false</w:t>
      </w:r>
    </w:p>
    <w:p w14:paraId="0721932F" w14:textId="62D5364A" w:rsidR="004D1256" w:rsidRPr="00396A4E" w:rsidRDefault="00FE4345" w:rsidP="00FE4345">
      <w:pPr>
        <w:spacing w:after="0"/>
      </w:pPr>
      <w:r>
        <w:t>3 === 3 // true</w:t>
      </w:r>
    </w:p>
    <w:p w14:paraId="6E26523F" w14:textId="4F2E37B7" w:rsidR="004D1256" w:rsidRPr="00396A4E" w:rsidRDefault="004D1256"/>
    <w:p w14:paraId="46038BDB" w14:textId="77777777" w:rsidR="003779F4" w:rsidRPr="003779F4" w:rsidRDefault="003779F4" w:rsidP="003779F4">
      <w:pPr>
        <w:rPr>
          <w:b/>
          <w:bCs/>
        </w:rPr>
      </w:pPr>
      <w:r w:rsidRPr="003779F4">
        <w:rPr>
          <w:b/>
          <w:bCs/>
        </w:rPr>
        <w:t>Qué son los operadores de desigualdad</w:t>
      </w:r>
    </w:p>
    <w:p w14:paraId="11192ADA" w14:textId="77777777" w:rsidR="003779F4" w:rsidRDefault="003779F4" w:rsidP="000C043B">
      <w:pPr>
        <w:ind w:left="708" w:hanging="708"/>
      </w:pPr>
      <w:proofErr w:type="gramStart"/>
      <w:r>
        <w:t>Igualmente</w:t>
      </w:r>
      <w:proofErr w:type="gramEnd"/>
      <w:r>
        <w:t xml:space="preserve"> que los operadores de igualdad, existen dos tipos:</w:t>
      </w:r>
    </w:p>
    <w:p w14:paraId="0D8D9BF4" w14:textId="77777777" w:rsidR="003779F4" w:rsidRDefault="003779F4" w:rsidP="003779F4"/>
    <w:p w14:paraId="0CA4A04F" w14:textId="77777777" w:rsidR="003779F4" w:rsidRDefault="003779F4" w:rsidP="003779F4">
      <w:pPr>
        <w:pStyle w:val="Prrafodelista"/>
        <w:numPr>
          <w:ilvl w:val="0"/>
          <w:numId w:val="6"/>
        </w:numPr>
      </w:pPr>
      <w:r>
        <w:t xml:space="preserve">Desigualdad por valor </w:t>
      </w:r>
      <w:proofErr w:type="gramStart"/>
      <w:r>
        <w:t>(!=</w:t>
      </w:r>
      <w:proofErr w:type="gramEnd"/>
      <w:r>
        <w:t>)</w:t>
      </w:r>
    </w:p>
    <w:p w14:paraId="3B1C58FF" w14:textId="22A6A0D0" w:rsidR="004D1256" w:rsidRPr="00396A4E" w:rsidRDefault="003779F4" w:rsidP="003779F4">
      <w:pPr>
        <w:pStyle w:val="Prrafodelista"/>
        <w:numPr>
          <w:ilvl w:val="0"/>
          <w:numId w:val="6"/>
        </w:numPr>
      </w:pPr>
      <w:r>
        <w:t xml:space="preserve">Desigualdad por valor y tipo de dato </w:t>
      </w:r>
      <w:proofErr w:type="gramStart"/>
      <w:r>
        <w:t>(!=</w:t>
      </w:r>
      <w:proofErr w:type="gramEnd"/>
      <w:r>
        <w:t>=)</w:t>
      </w:r>
    </w:p>
    <w:p w14:paraId="105615B6" w14:textId="518B9246" w:rsidR="004D1256" w:rsidRPr="00396A4E" w:rsidRDefault="004D1256"/>
    <w:p w14:paraId="5BD94CDC" w14:textId="77777777" w:rsidR="002A2C18" w:rsidRDefault="002A2C18" w:rsidP="002A2C18">
      <w:pPr>
        <w:spacing w:after="0"/>
      </w:pPr>
      <w:r>
        <w:t>//Desigualdad</w:t>
      </w:r>
    </w:p>
    <w:p w14:paraId="3A668297" w14:textId="77777777" w:rsidR="002A2C18" w:rsidRDefault="002A2C18" w:rsidP="002A2C18">
      <w:pPr>
        <w:spacing w:after="0"/>
      </w:pPr>
      <w:r>
        <w:t>"3</w:t>
      </w:r>
      <w:proofErr w:type="gramStart"/>
      <w:r>
        <w:t>" !</w:t>
      </w:r>
      <w:proofErr w:type="gramEnd"/>
      <w:r>
        <w:t>= 3 // false</w:t>
      </w:r>
    </w:p>
    <w:p w14:paraId="09ACBF90" w14:textId="77777777" w:rsidR="002A2C18" w:rsidRDefault="002A2C18" w:rsidP="002A2C18">
      <w:pPr>
        <w:spacing w:after="0"/>
      </w:pPr>
      <w:proofErr w:type="gramStart"/>
      <w:r>
        <w:t>3 !</w:t>
      </w:r>
      <w:proofErr w:type="gramEnd"/>
      <w:r>
        <w:t>= 3 // false</w:t>
      </w:r>
    </w:p>
    <w:p w14:paraId="433DAF95" w14:textId="77777777" w:rsidR="002A2C18" w:rsidRDefault="002A2C18" w:rsidP="002A2C18">
      <w:pPr>
        <w:spacing w:after="0"/>
      </w:pPr>
    </w:p>
    <w:p w14:paraId="3085D0C7" w14:textId="77777777" w:rsidR="002A2C18" w:rsidRDefault="002A2C18" w:rsidP="002A2C18">
      <w:pPr>
        <w:spacing w:after="0"/>
      </w:pPr>
      <w:r>
        <w:t>// Desigualdad estricta</w:t>
      </w:r>
    </w:p>
    <w:p w14:paraId="18A7407B" w14:textId="77777777" w:rsidR="002A2C18" w:rsidRDefault="002A2C18" w:rsidP="002A2C18">
      <w:pPr>
        <w:spacing w:after="0"/>
      </w:pPr>
      <w:r>
        <w:t>"3</w:t>
      </w:r>
      <w:proofErr w:type="gramStart"/>
      <w:r>
        <w:t>" !</w:t>
      </w:r>
      <w:proofErr w:type="gramEnd"/>
      <w:r>
        <w:t>== 3 // true</w:t>
      </w:r>
    </w:p>
    <w:p w14:paraId="7277793E" w14:textId="63616E85" w:rsidR="004D1256" w:rsidRPr="00396A4E" w:rsidRDefault="002A2C18" w:rsidP="002A2C18">
      <w:pPr>
        <w:spacing w:after="0"/>
      </w:pPr>
      <w:proofErr w:type="gramStart"/>
      <w:r>
        <w:t>3 !</w:t>
      </w:r>
      <w:proofErr w:type="gramEnd"/>
      <w:r>
        <w:t>== 3 // false</w:t>
      </w:r>
    </w:p>
    <w:p w14:paraId="1BDF3A37" w14:textId="5DC90AA6" w:rsidR="004D1256" w:rsidRPr="00396A4E" w:rsidRDefault="004D1256"/>
    <w:p w14:paraId="30566320" w14:textId="77777777" w:rsidR="003777DB" w:rsidRPr="003777DB" w:rsidRDefault="003777DB" w:rsidP="003777DB">
      <w:pPr>
        <w:rPr>
          <w:b/>
          <w:bCs/>
        </w:rPr>
      </w:pPr>
      <w:r w:rsidRPr="003777DB">
        <w:rPr>
          <w:b/>
          <w:bCs/>
        </w:rPr>
        <w:t>Qué son los operadores de mayor o menor</w:t>
      </w:r>
    </w:p>
    <w:p w14:paraId="04AA64C4" w14:textId="7D259F4F" w:rsidR="004D1256" w:rsidRPr="00396A4E" w:rsidRDefault="003777DB" w:rsidP="003777DB">
      <w:r>
        <w:t>Los operadores de mayor o menor evalúan intervalos, dependiendo si el valor especificado está incluido o no incluido.</w:t>
      </w:r>
    </w:p>
    <w:p w14:paraId="47DAC85A" w14:textId="3B51D792" w:rsidR="004D1256" w:rsidRDefault="004D1256"/>
    <w:p w14:paraId="612BF32B" w14:textId="77777777" w:rsidR="003777DB" w:rsidRDefault="003777DB" w:rsidP="003777DB">
      <w:pPr>
        <w:spacing w:after="0" w:line="240" w:lineRule="atLeast"/>
      </w:pPr>
      <w:r>
        <w:t>// Menor que</w:t>
      </w:r>
    </w:p>
    <w:p w14:paraId="6E1CB440" w14:textId="77777777" w:rsidR="003777DB" w:rsidRDefault="003777DB" w:rsidP="003777DB">
      <w:pPr>
        <w:spacing w:after="0" w:line="240" w:lineRule="atLeast"/>
      </w:pPr>
      <w:r>
        <w:t>3 &lt; 5 // true</w:t>
      </w:r>
    </w:p>
    <w:p w14:paraId="5E3BF036" w14:textId="77777777" w:rsidR="003777DB" w:rsidRDefault="003777DB" w:rsidP="003777DB">
      <w:pPr>
        <w:spacing w:after="0" w:line="240" w:lineRule="atLeast"/>
      </w:pPr>
    </w:p>
    <w:p w14:paraId="3C7B3649" w14:textId="77777777" w:rsidR="003777DB" w:rsidRDefault="003777DB" w:rsidP="003777DB">
      <w:pPr>
        <w:spacing w:after="0" w:line="240" w:lineRule="atLeast"/>
      </w:pPr>
      <w:r>
        <w:t>// Mayor que</w:t>
      </w:r>
    </w:p>
    <w:p w14:paraId="5DDE7339" w14:textId="77777777" w:rsidR="003777DB" w:rsidRDefault="003777DB" w:rsidP="003777DB">
      <w:pPr>
        <w:spacing w:after="0" w:line="240" w:lineRule="atLeast"/>
      </w:pPr>
      <w:r>
        <w:t>3 &gt; 5 // false</w:t>
      </w:r>
    </w:p>
    <w:p w14:paraId="39F73058" w14:textId="77777777" w:rsidR="003777DB" w:rsidRDefault="003777DB" w:rsidP="003777DB">
      <w:pPr>
        <w:spacing w:after="0" w:line="240" w:lineRule="atLeast"/>
      </w:pPr>
    </w:p>
    <w:p w14:paraId="5B066341" w14:textId="77777777" w:rsidR="003777DB" w:rsidRDefault="003777DB" w:rsidP="003777DB">
      <w:pPr>
        <w:spacing w:after="0" w:line="240" w:lineRule="atLeast"/>
      </w:pPr>
      <w:r>
        <w:t>// Mayor o igual a que</w:t>
      </w:r>
    </w:p>
    <w:p w14:paraId="1F1A92CD" w14:textId="77777777" w:rsidR="003777DB" w:rsidRDefault="003777DB" w:rsidP="003777DB">
      <w:pPr>
        <w:spacing w:after="0" w:line="240" w:lineRule="atLeast"/>
      </w:pPr>
      <w:r>
        <w:t>3 &gt;= 3 // true</w:t>
      </w:r>
    </w:p>
    <w:p w14:paraId="597E824F" w14:textId="77777777" w:rsidR="003777DB" w:rsidRDefault="003777DB" w:rsidP="003777DB">
      <w:pPr>
        <w:spacing w:after="0" w:line="240" w:lineRule="atLeast"/>
      </w:pPr>
      <w:r>
        <w:t>3 &gt;= 5 // false</w:t>
      </w:r>
    </w:p>
    <w:p w14:paraId="655A079C" w14:textId="77777777" w:rsidR="003777DB" w:rsidRDefault="003777DB" w:rsidP="003777DB">
      <w:pPr>
        <w:spacing w:after="0" w:line="240" w:lineRule="atLeast"/>
      </w:pPr>
    </w:p>
    <w:p w14:paraId="49E2CFA0" w14:textId="77777777" w:rsidR="003777DB" w:rsidRDefault="003777DB" w:rsidP="003777DB">
      <w:pPr>
        <w:spacing w:after="0" w:line="240" w:lineRule="atLeast"/>
      </w:pPr>
      <w:r>
        <w:t>// Menor o igual a que</w:t>
      </w:r>
    </w:p>
    <w:p w14:paraId="1D4412CE" w14:textId="77777777" w:rsidR="003777DB" w:rsidRDefault="003777DB" w:rsidP="003777DB">
      <w:pPr>
        <w:spacing w:after="0" w:line="240" w:lineRule="atLeast"/>
      </w:pPr>
      <w:r>
        <w:t>3 &lt;= 3 // true</w:t>
      </w:r>
    </w:p>
    <w:p w14:paraId="4DC7D5A7" w14:textId="57922EF8" w:rsidR="00396A4E" w:rsidRDefault="003777DB" w:rsidP="003777DB">
      <w:pPr>
        <w:spacing w:after="0" w:line="240" w:lineRule="atLeast"/>
      </w:pPr>
      <w:r>
        <w:t>3 &lt;= 5 // true</w:t>
      </w:r>
    </w:p>
    <w:p w14:paraId="1DAE59DD" w14:textId="44BA4063" w:rsidR="00396A4E" w:rsidRDefault="00396A4E"/>
    <w:p w14:paraId="7786F7C6" w14:textId="77777777" w:rsidR="00D33A66" w:rsidRPr="00D33A66" w:rsidRDefault="00D33A66" w:rsidP="00D33A66">
      <w:pPr>
        <w:rPr>
          <w:b/>
          <w:bCs/>
        </w:rPr>
      </w:pPr>
      <w:r w:rsidRPr="00D33A66">
        <w:rPr>
          <w:b/>
          <w:bCs/>
        </w:rPr>
        <w:t>Qué son los operadores lógicos</w:t>
      </w:r>
    </w:p>
    <w:p w14:paraId="3844EC48" w14:textId="0FDC6437" w:rsidR="00396A4E" w:rsidRDefault="00D33A66" w:rsidP="00944FC4">
      <w:pPr>
        <w:spacing w:after="0" w:line="240" w:lineRule="atLeast"/>
        <w:jc w:val="both"/>
      </w:pPr>
      <w:r>
        <w:t>Los operadores lógicos comparan dos o más expresiones y devuelve un valor lógico (verdadero o falso). Las expresiones son comparaciones entre valores, se utiliza en conjunto con los operadores de comparación.</w:t>
      </w:r>
    </w:p>
    <w:p w14:paraId="1AC47AC2" w14:textId="7EA62117" w:rsidR="00396A4E" w:rsidRDefault="00396A4E"/>
    <w:p w14:paraId="4DE9BF98" w14:textId="77777777" w:rsidR="00944FC4" w:rsidRPr="00944FC4" w:rsidRDefault="00944FC4" w:rsidP="00944FC4">
      <w:pPr>
        <w:jc w:val="both"/>
        <w:rPr>
          <w:b/>
          <w:bCs/>
        </w:rPr>
      </w:pPr>
      <w:r w:rsidRPr="00944FC4">
        <w:rPr>
          <w:b/>
          <w:bCs/>
        </w:rPr>
        <w:t>Qué son los operadores lógicos</w:t>
      </w:r>
    </w:p>
    <w:p w14:paraId="1B681C43" w14:textId="0371EE91" w:rsidR="00944FC4" w:rsidRDefault="00944FC4" w:rsidP="00944FC4">
      <w:pPr>
        <w:spacing w:after="0" w:line="240" w:lineRule="atLeast"/>
        <w:jc w:val="both"/>
      </w:pPr>
      <w:r>
        <w:t>Los operadores lógicos comparan dos o más expresiones y devuelve un valor lógico (verdadero o falso). Las expresiones son comparaciones entre valores, se utiliza en conjunto con los operadores de comparación.</w:t>
      </w:r>
    </w:p>
    <w:p w14:paraId="44D9E74C" w14:textId="77777777" w:rsidR="008977CB" w:rsidRDefault="008977CB" w:rsidP="00944FC4">
      <w:pPr>
        <w:spacing w:after="0" w:line="240" w:lineRule="atLeast"/>
        <w:jc w:val="both"/>
      </w:pPr>
    </w:p>
    <w:p w14:paraId="1A876A57" w14:textId="77777777" w:rsidR="00944FC4" w:rsidRPr="00944FC4" w:rsidRDefault="00944FC4" w:rsidP="00944FC4">
      <w:pPr>
        <w:jc w:val="both"/>
        <w:rPr>
          <w:b/>
          <w:bCs/>
        </w:rPr>
      </w:pPr>
      <w:r w:rsidRPr="00944FC4">
        <w:rPr>
          <w:b/>
          <w:bCs/>
        </w:rPr>
        <w:t>Qué es el operador disyunción lógico</w:t>
      </w:r>
    </w:p>
    <w:p w14:paraId="46506D89" w14:textId="58073963" w:rsidR="00396A4E" w:rsidRDefault="00944FC4" w:rsidP="00944FC4">
      <w:pPr>
        <w:spacing w:after="0" w:line="240" w:lineRule="atLeast"/>
        <w:jc w:val="both"/>
      </w:pPr>
      <w:r>
        <w:t xml:space="preserve">El operador de disyunción o AND (&amp;&amp;) devuelve verdadero, si y solo si ambas expresiones son </w:t>
      </w:r>
      <w:proofErr w:type="gramStart"/>
      <w:r>
        <w:t>verdadero</w:t>
      </w:r>
      <w:proofErr w:type="gramEnd"/>
      <w:r>
        <w:t>. Se lee de la siguiente manera: “La expresión 1 es verdadero Y la expresión 2 es verdadero, entonces es verdadero”.</w:t>
      </w:r>
    </w:p>
    <w:p w14:paraId="529C8C1A" w14:textId="5AB7ABEB" w:rsidR="00396A4E" w:rsidRDefault="00396A4E"/>
    <w:p w14:paraId="1EA98C89" w14:textId="77777777" w:rsidR="005657C8" w:rsidRDefault="005657C8" w:rsidP="005657C8">
      <w:pPr>
        <w:spacing w:after="0" w:line="240" w:lineRule="atLeast"/>
      </w:pPr>
      <w:proofErr w:type="spellStart"/>
      <w:r>
        <w:t>var</w:t>
      </w:r>
      <w:proofErr w:type="spellEnd"/>
      <w:r>
        <w:t xml:space="preserve"> a = 15</w:t>
      </w:r>
    </w:p>
    <w:p w14:paraId="698117D8" w14:textId="77777777" w:rsidR="005657C8" w:rsidRDefault="005657C8" w:rsidP="005657C8">
      <w:pPr>
        <w:spacing w:after="0" w:line="240" w:lineRule="atLeast"/>
      </w:pPr>
      <w:proofErr w:type="spellStart"/>
      <w:r>
        <w:t>var</w:t>
      </w:r>
      <w:proofErr w:type="spellEnd"/>
      <w:r>
        <w:t xml:space="preserve"> b = 5</w:t>
      </w:r>
    </w:p>
    <w:p w14:paraId="187C9C87" w14:textId="77777777" w:rsidR="005657C8" w:rsidRDefault="005657C8" w:rsidP="005657C8">
      <w:pPr>
        <w:spacing w:after="0" w:line="240" w:lineRule="atLeast"/>
      </w:pPr>
    </w:p>
    <w:p w14:paraId="7F8D9F76" w14:textId="77777777" w:rsidR="005657C8" w:rsidRDefault="005657C8" w:rsidP="005657C8">
      <w:pPr>
        <w:spacing w:after="0" w:line="240" w:lineRule="atLeast"/>
      </w:pPr>
      <w:r>
        <w:t>(a &gt;= 10) &amp;&amp; (a &lt;= 20) // true</w:t>
      </w:r>
    </w:p>
    <w:p w14:paraId="534B347B" w14:textId="772B6973" w:rsidR="00396A4E" w:rsidRDefault="005657C8" w:rsidP="005657C8">
      <w:pPr>
        <w:spacing w:after="0" w:line="240" w:lineRule="atLeast"/>
      </w:pPr>
      <w:r>
        <w:t>(b &gt;= 10) &amp;&amp; (b &lt;= 20) // false</w:t>
      </w:r>
    </w:p>
    <w:p w14:paraId="526CD90A" w14:textId="34CF3837" w:rsidR="00396A4E" w:rsidRDefault="00396A4E"/>
    <w:p w14:paraId="0CAC58D2" w14:textId="4AD824AA" w:rsidR="00396A4E" w:rsidRDefault="00396A4E"/>
    <w:p w14:paraId="4B911D96" w14:textId="77777777" w:rsidR="00556B83" w:rsidRPr="00556B83" w:rsidRDefault="00556B83" w:rsidP="00556B83">
      <w:pPr>
        <w:rPr>
          <w:b/>
          <w:bCs/>
        </w:rPr>
      </w:pPr>
      <w:r w:rsidRPr="00556B83">
        <w:rPr>
          <w:b/>
          <w:bCs/>
        </w:rPr>
        <w:lastRenderedPageBreak/>
        <w:t>Qué es el operador unión lógico</w:t>
      </w:r>
    </w:p>
    <w:p w14:paraId="61036652" w14:textId="1928D398" w:rsidR="00396A4E" w:rsidRDefault="00556B83" w:rsidP="00556B83">
      <w:pPr>
        <w:spacing w:after="0" w:line="240" w:lineRule="atLeast"/>
        <w:jc w:val="both"/>
      </w:pPr>
      <w:r>
        <w:t>El operador de unión u OR (||) devuelve verdadero, si y solo si, alguna expresión es verdadero. Se lee de la siguiente manera: “La expresión 1 es verdadero O la expresión 2 es verdadero, entonces es verdadero”.</w:t>
      </w:r>
    </w:p>
    <w:p w14:paraId="7A76D0DC" w14:textId="3B377624" w:rsidR="00396A4E" w:rsidRDefault="00396A4E"/>
    <w:p w14:paraId="440184AF" w14:textId="77777777" w:rsidR="00E115CA" w:rsidRPr="00E115CA" w:rsidRDefault="00E115CA" w:rsidP="00E115CA">
      <w:pPr>
        <w:spacing w:after="0" w:line="240" w:lineRule="atLeast"/>
        <w:rPr>
          <w:lang w:val="pt-BR"/>
        </w:rPr>
      </w:pPr>
      <w:r w:rsidRPr="00E115CA">
        <w:rPr>
          <w:lang w:val="pt-BR"/>
        </w:rPr>
        <w:t>var a = 15</w:t>
      </w:r>
    </w:p>
    <w:p w14:paraId="094C1833" w14:textId="77777777" w:rsidR="00E115CA" w:rsidRPr="00E115CA" w:rsidRDefault="00E115CA" w:rsidP="00E115CA">
      <w:pPr>
        <w:spacing w:after="0" w:line="240" w:lineRule="atLeast"/>
        <w:rPr>
          <w:lang w:val="pt-BR"/>
        </w:rPr>
      </w:pPr>
      <w:r w:rsidRPr="00E115CA">
        <w:rPr>
          <w:lang w:val="pt-BR"/>
        </w:rPr>
        <w:t>var b = 5</w:t>
      </w:r>
    </w:p>
    <w:p w14:paraId="47492236" w14:textId="77777777" w:rsidR="00E115CA" w:rsidRPr="00E115CA" w:rsidRDefault="00E115CA" w:rsidP="00E115CA">
      <w:pPr>
        <w:spacing w:after="0" w:line="240" w:lineRule="atLeast"/>
        <w:rPr>
          <w:lang w:val="pt-BR"/>
        </w:rPr>
      </w:pPr>
    </w:p>
    <w:p w14:paraId="5BB2489C" w14:textId="77777777" w:rsidR="00E115CA" w:rsidRPr="00E115CA" w:rsidRDefault="00E115CA" w:rsidP="00E115CA">
      <w:pPr>
        <w:spacing w:after="0" w:line="240" w:lineRule="atLeast"/>
        <w:rPr>
          <w:lang w:val="pt-BR"/>
        </w:rPr>
      </w:pPr>
      <w:r w:rsidRPr="00E115CA">
        <w:rPr>
          <w:lang w:val="pt-BR"/>
        </w:rPr>
        <w:t>(a &lt;= 10) || (a &gt;= 20) // false</w:t>
      </w:r>
    </w:p>
    <w:p w14:paraId="59BC2469" w14:textId="61985E17" w:rsidR="00396A4E" w:rsidRDefault="00E115CA" w:rsidP="00E115CA">
      <w:pPr>
        <w:spacing w:after="0" w:line="240" w:lineRule="atLeast"/>
      </w:pPr>
      <w:r>
        <w:t>(b &lt;= 10) || (b &gt;= 20) // true</w:t>
      </w:r>
    </w:p>
    <w:p w14:paraId="69B71D73" w14:textId="30F1B878" w:rsidR="00396A4E" w:rsidRDefault="00396A4E"/>
    <w:p w14:paraId="1EC677B4" w14:textId="77777777" w:rsidR="00BC4F67" w:rsidRPr="00D35438" w:rsidRDefault="00BC4F67" w:rsidP="00BC4F67">
      <w:pPr>
        <w:rPr>
          <w:b/>
          <w:bCs/>
        </w:rPr>
      </w:pPr>
      <w:r w:rsidRPr="00D35438">
        <w:rPr>
          <w:b/>
          <w:bCs/>
        </w:rPr>
        <w:t>Qué es el operador negación lógico</w:t>
      </w:r>
    </w:p>
    <w:p w14:paraId="443E9874" w14:textId="3EEB077D" w:rsidR="00396A4E" w:rsidRPr="00BC4F67" w:rsidRDefault="00BC4F67" w:rsidP="00BC4F67">
      <w:pPr>
        <w:spacing w:after="0" w:line="240" w:lineRule="atLeast"/>
        <w:jc w:val="both"/>
      </w:pPr>
      <w:r w:rsidRPr="00BC4F67">
        <w:t>El operador de negación o NOT (!) devuelve el valor lógico contrario a la expresión. Se lee de la siguiente manera: “La expresión es verdadero, entonces es falso”.</w:t>
      </w:r>
    </w:p>
    <w:p w14:paraId="24E2DAA4" w14:textId="2DEA9DFF" w:rsidR="00396A4E" w:rsidRDefault="00396A4E"/>
    <w:p w14:paraId="695A1764" w14:textId="77777777" w:rsidR="00AE6C01" w:rsidRPr="000B7F0C" w:rsidRDefault="00AE6C01" w:rsidP="00AE6C01">
      <w:pPr>
        <w:rPr>
          <w:lang w:val="en-US"/>
        </w:rPr>
      </w:pPr>
      <w:r w:rsidRPr="000B7F0C">
        <w:rPr>
          <w:lang w:val="en-US"/>
        </w:rPr>
        <w:t>var a = 5</w:t>
      </w:r>
    </w:p>
    <w:p w14:paraId="1CBC0001" w14:textId="7E9BD763" w:rsidR="00396A4E" w:rsidRPr="000B7F0C" w:rsidRDefault="00AE6C01" w:rsidP="00AE6C01">
      <w:pPr>
        <w:rPr>
          <w:lang w:val="en-US"/>
        </w:rPr>
      </w:pPr>
      <w:proofErr w:type="gramStart"/>
      <w:r w:rsidRPr="000B7F0C">
        <w:rPr>
          <w:lang w:val="en-US"/>
        </w:rPr>
        <w:t>!(</w:t>
      </w:r>
      <w:proofErr w:type="gramEnd"/>
      <w:r w:rsidRPr="000B7F0C">
        <w:rPr>
          <w:lang w:val="en-US"/>
        </w:rPr>
        <w:t>a &lt; 0) // true</w:t>
      </w:r>
    </w:p>
    <w:p w14:paraId="32D4FCD7" w14:textId="77777777" w:rsidR="00396A4E" w:rsidRPr="000B7F0C" w:rsidRDefault="00396A4E">
      <w:pPr>
        <w:rPr>
          <w:lang w:val="en-US"/>
        </w:rPr>
      </w:pPr>
    </w:p>
    <w:p w14:paraId="03DD2B58" w14:textId="0A0593C3" w:rsidR="004D1256" w:rsidRPr="000B7F0C" w:rsidRDefault="004D1256">
      <w:pPr>
        <w:rPr>
          <w:lang w:val="en-US"/>
        </w:rPr>
      </w:pPr>
    </w:p>
    <w:p w14:paraId="13026108" w14:textId="3CAC90FB" w:rsidR="00117131" w:rsidRPr="00117131" w:rsidRDefault="00117131">
      <w:pPr>
        <w:rPr>
          <w:b/>
          <w:bCs/>
          <w:lang w:val="en-US"/>
        </w:rPr>
      </w:pPr>
      <w:r w:rsidRPr="00117131">
        <w:rPr>
          <w:b/>
          <w:bCs/>
          <w:lang w:val="en-US"/>
        </w:rPr>
        <w:t>TAREA</w:t>
      </w:r>
    </w:p>
    <w:p w14:paraId="08EBF223" w14:textId="77777777" w:rsidR="00117131" w:rsidRPr="00117131" w:rsidRDefault="00117131" w:rsidP="00117131">
      <w:pPr>
        <w:spacing w:after="0" w:line="240" w:lineRule="atLeast"/>
        <w:rPr>
          <w:lang w:val="en-US"/>
        </w:rPr>
      </w:pPr>
      <w:r w:rsidRPr="00117131">
        <w:rPr>
          <w:lang w:val="en-US"/>
        </w:rPr>
        <w:t>function solution(</w:t>
      </w:r>
      <w:proofErr w:type="spellStart"/>
      <w:r w:rsidRPr="00117131">
        <w:rPr>
          <w:lang w:val="en-US"/>
        </w:rPr>
        <w:t>secreto</w:t>
      </w:r>
      <w:proofErr w:type="spellEnd"/>
      <w:r w:rsidRPr="00117131">
        <w:rPr>
          <w:lang w:val="en-US"/>
        </w:rPr>
        <w:t>) {</w:t>
      </w:r>
    </w:p>
    <w:p w14:paraId="5EB4D8E4" w14:textId="77777777" w:rsidR="00117131" w:rsidRPr="00117131" w:rsidRDefault="00117131" w:rsidP="00117131">
      <w:pPr>
        <w:spacing w:after="0" w:line="240" w:lineRule="atLeast"/>
        <w:rPr>
          <w:lang w:val="en-US"/>
        </w:rPr>
      </w:pPr>
      <w:r w:rsidRPr="00117131">
        <w:rPr>
          <w:lang w:val="en-US"/>
        </w:rPr>
        <w:t>if (</w:t>
      </w:r>
      <w:proofErr w:type="spellStart"/>
      <w:r w:rsidRPr="00117131">
        <w:rPr>
          <w:lang w:val="en-US"/>
        </w:rPr>
        <w:t>secreto</w:t>
      </w:r>
      <w:proofErr w:type="spellEnd"/>
      <w:r w:rsidRPr="00117131">
        <w:rPr>
          <w:lang w:val="en-US"/>
        </w:rPr>
        <w:t xml:space="preserve"> &gt; 5) {</w:t>
      </w:r>
    </w:p>
    <w:p w14:paraId="5AF19B29" w14:textId="77777777" w:rsidR="00117131" w:rsidRPr="00117131" w:rsidRDefault="00117131" w:rsidP="00117131">
      <w:pPr>
        <w:spacing w:after="0" w:line="240" w:lineRule="atLeast"/>
        <w:rPr>
          <w:lang w:val="en-US"/>
        </w:rPr>
      </w:pPr>
      <w:r w:rsidRPr="00117131">
        <w:rPr>
          <w:lang w:val="en-US"/>
        </w:rPr>
        <w:t>return true</w:t>
      </w:r>
    </w:p>
    <w:p w14:paraId="01DA6929" w14:textId="77777777" w:rsidR="00117131" w:rsidRPr="00117131" w:rsidRDefault="00117131" w:rsidP="00117131">
      <w:pPr>
        <w:spacing w:after="0" w:line="240" w:lineRule="atLeast"/>
        <w:rPr>
          <w:lang w:val="en-US"/>
        </w:rPr>
      </w:pPr>
      <w:r w:rsidRPr="00117131">
        <w:rPr>
          <w:lang w:val="en-US"/>
        </w:rPr>
        <w:t>}</w:t>
      </w:r>
    </w:p>
    <w:p w14:paraId="330107A3" w14:textId="77777777" w:rsidR="00117131" w:rsidRPr="00117131" w:rsidRDefault="00117131" w:rsidP="00117131">
      <w:pPr>
        <w:spacing w:after="0" w:line="240" w:lineRule="atLeast"/>
        <w:rPr>
          <w:lang w:val="en-US"/>
        </w:rPr>
      </w:pPr>
      <w:r w:rsidRPr="00117131">
        <w:rPr>
          <w:lang w:val="en-US"/>
        </w:rPr>
        <w:t>else {</w:t>
      </w:r>
    </w:p>
    <w:p w14:paraId="498EC578" w14:textId="77777777" w:rsidR="00117131" w:rsidRPr="00117131" w:rsidRDefault="00117131" w:rsidP="00117131">
      <w:pPr>
        <w:spacing w:after="0" w:line="240" w:lineRule="atLeast"/>
        <w:rPr>
          <w:lang w:val="en-US"/>
        </w:rPr>
      </w:pPr>
      <w:r w:rsidRPr="00117131">
        <w:rPr>
          <w:lang w:val="en-US"/>
        </w:rPr>
        <w:t>return false</w:t>
      </w:r>
    </w:p>
    <w:p w14:paraId="053A617E" w14:textId="77777777" w:rsidR="00117131" w:rsidRPr="00117131" w:rsidRDefault="00117131" w:rsidP="00117131">
      <w:pPr>
        <w:spacing w:after="0" w:line="240" w:lineRule="atLeast"/>
        <w:rPr>
          <w:lang w:val="en-US"/>
        </w:rPr>
      </w:pPr>
      <w:r w:rsidRPr="00117131">
        <w:rPr>
          <w:lang w:val="en-US"/>
        </w:rPr>
        <w:t>}</w:t>
      </w:r>
    </w:p>
    <w:p w14:paraId="0CEF7677" w14:textId="2BBACA88" w:rsidR="00117131" w:rsidRPr="004F2464" w:rsidRDefault="00117131" w:rsidP="00117131">
      <w:pPr>
        <w:spacing w:after="0" w:line="240" w:lineRule="atLeast"/>
        <w:rPr>
          <w:lang w:val="en-US"/>
        </w:rPr>
      </w:pPr>
      <w:r w:rsidRPr="004F2464">
        <w:rPr>
          <w:lang w:val="en-US"/>
        </w:rPr>
        <w:t>}</w:t>
      </w:r>
    </w:p>
    <w:p w14:paraId="7C59DF59" w14:textId="5343E57F" w:rsidR="00117131" w:rsidRPr="004F2464" w:rsidRDefault="00117131" w:rsidP="00117131">
      <w:pPr>
        <w:spacing w:after="0" w:line="240" w:lineRule="atLeast"/>
        <w:rPr>
          <w:lang w:val="en-US"/>
        </w:rPr>
      </w:pPr>
      <w:proofErr w:type="gramStart"/>
      <w:r w:rsidRPr="004F2464">
        <w:rPr>
          <w:lang w:val="en-US"/>
        </w:rPr>
        <w:t>Solution(</w:t>
      </w:r>
      <w:proofErr w:type="gramEnd"/>
      <w:r w:rsidRPr="004F2464">
        <w:rPr>
          <w:lang w:val="en-US"/>
        </w:rPr>
        <w:t>2);</w:t>
      </w:r>
    </w:p>
    <w:p w14:paraId="3BA9577F" w14:textId="6A8E7ED9" w:rsidR="00117131" w:rsidRPr="004F2464" w:rsidRDefault="00117131">
      <w:pPr>
        <w:rPr>
          <w:lang w:val="en-US"/>
        </w:rPr>
      </w:pPr>
    </w:p>
    <w:p w14:paraId="30C88DB2" w14:textId="77777777" w:rsidR="004F2464" w:rsidRPr="004F2464" w:rsidRDefault="004F2464" w:rsidP="004F2464">
      <w:pPr>
        <w:rPr>
          <w:lang w:val="en-US"/>
        </w:rPr>
      </w:pPr>
      <w:r w:rsidRPr="004F2464">
        <w:rPr>
          <w:lang w:val="en-US"/>
        </w:rPr>
        <w:t>function solution(</w:t>
      </w:r>
      <w:proofErr w:type="spellStart"/>
      <w:r w:rsidRPr="004F2464">
        <w:rPr>
          <w:lang w:val="en-US"/>
        </w:rPr>
        <w:t>secreto</w:t>
      </w:r>
      <w:proofErr w:type="spellEnd"/>
      <w:r w:rsidRPr="004F2464">
        <w:rPr>
          <w:lang w:val="en-US"/>
        </w:rPr>
        <w:t>) {</w:t>
      </w:r>
    </w:p>
    <w:p w14:paraId="18F0BD8F" w14:textId="76109BD8" w:rsidR="004F2464" w:rsidRPr="004F2464" w:rsidRDefault="004F2464" w:rsidP="004F2464">
      <w:pPr>
        <w:rPr>
          <w:lang w:val="en-US"/>
        </w:rPr>
      </w:pPr>
      <w:proofErr w:type="gramStart"/>
      <w:r w:rsidRPr="004F2464">
        <w:rPr>
          <w:lang w:val="en-US"/>
        </w:rPr>
        <w:t>return !</w:t>
      </w:r>
      <w:proofErr w:type="gramEnd"/>
      <w:r w:rsidRPr="004F2464">
        <w:rPr>
          <w:lang w:val="en-US"/>
        </w:rPr>
        <w:t>(</w:t>
      </w:r>
      <w:proofErr w:type="spellStart"/>
      <w:r w:rsidRPr="004F2464">
        <w:rPr>
          <w:lang w:val="en-US"/>
        </w:rPr>
        <w:t>secreto</w:t>
      </w:r>
      <w:proofErr w:type="spellEnd"/>
      <w:r w:rsidRPr="004F2464">
        <w:rPr>
          <w:lang w:val="en-US"/>
        </w:rPr>
        <w:t xml:space="preserve"> &lt;= 5);</w:t>
      </w:r>
    </w:p>
    <w:p w14:paraId="77A53142" w14:textId="66A4CCE5" w:rsidR="00117131" w:rsidRPr="00F34ECB" w:rsidRDefault="004F2464" w:rsidP="004F2464">
      <w:pPr>
        <w:rPr>
          <w:lang w:val="en-US"/>
        </w:rPr>
      </w:pPr>
      <w:r w:rsidRPr="00F34ECB">
        <w:rPr>
          <w:lang w:val="en-US"/>
        </w:rPr>
        <w:t>}</w:t>
      </w:r>
    </w:p>
    <w:p w14:paraId="5E492613" w14:textId="77777777" w:rsidR="00DA68F9" w:rsidRPr="004F2464" w:rsidRDefault="00DA68F9" w:rsidP="00DA68F9">
      <w:pPr>
        <w:spacing w:after="0" w:line="240" w:lineRule="atLeast"/>
        <w:rPr>
          <w:lang w:val="en-US"/>
        </w:rPr>
      </w:pPr>
      <w:proofErr w:type="gramStart"/>
      <w:r w:rsidRPr="004F2464">
        <w:rPr>
          <w:lang w:val="en-US"/>
        </w:rPr>
        <w:t>Solution(</w:t>
      </w:r>
      <w:proofErr w:type="gramEnd"/>
      <w:r w:rsidRPr="004F2464">
        <w:rPr>
          <w:lang w:val="en-US"/>
        </w:rPr>
        <w:t>2);</w:t>
      </w:r>
    </w:p>
    <w:p w14:paraId="6B7AFCAB" w14:textId="683C14F2" w:rsidR="004F2464" w:rsidRPr="00F34ECB" w:rsidRDefault="004F2464">
      <w:pPr>
        <w:rPr>
          <w:lang w:val="en-US"/>
        </w:rPr>
      </w:pPr>
    </w:p>
    <w:p w14:paraId="63FC663F" w14:textId="64EB7306" w:rsidR="004F2464" w:rsidRPr="00F34ECB" w:rsidRDefault="004F2464">
      <w:pPr>
        <w:rPr>
          <w:lang w:val="en-US"/>
        </w:rPr>
      </w:pPr>
    </w:p>
    <w:p w14:paraId="37A89BD9" w14:textId="79677E51" w:rsidR="004F2464" w:rsidRDefault="004F2464">
      <w:pPr>
        <w:rPr>
          <w:lang w:val="en-US"/>
        </w:rPr>
      </w:pPr>
    </w:p>
    <w:p w14:paraId="1265D5A0" w14:textId="77777777" w:rsidR="000066D5" w:rsidRPr="00F34ECB" w:rsidRDefault="000066D5">
      <w:pPr>
        <w:rPr>
          <w:lang w:val="en-US"/>
        </w:rPr>
      </w:pPr>
    </w:p>
    <w:p w14:paraId="0B073E68" w14:textId="2FF1DF11" w:rsidR="004F2464" w:rsidRPr="00F34ECB" w:rsidRDefault="004F2464">
      <w:pPr>
        <w:rPr>
          <w:lang w:val="en-US"/>
        </w:rPr>
      </w:pPr>
    </w:p>
    <w:p w14:paraId="6D076D5C" w14:textId="30612FA8" w:rsidR="004F2464" w:rsidRPr="000B7F0C" w:rsidRDefault="00F34ECB">
      <w:pPr>
        <w:rPr>
          <w:b/>
          <w:bCs/>
          <w:lang w:val="en-US"/>
        </w:rPr>
      </w:pPr>
      <w:proofErr w:type="spellStart"/>
      <w:r w:rsidRPr="000B7F0C">
        <w:rPr>
          <w:b/>
          <w:bCs/>
          <w:lang w:val="en-US"/>
        </w:rPr>
        <w:t>Condicionales</w:t>
      </w:r>
      <w:proofErr w:type="spellEnd"/>
      <w:r w:rsidRPr="000B7F0C">
        <w:rPr>
          <w:b/>
          <w:bCs/>
          <w:lang w:val="en-US"/>
        </w:rPr>
        <w:t>: If, Else, else if</w:t>
      </w:r>
    </w:p>
    <w:p w14:paraId="491AD1B4" w14:textId="65E7CC0D" w:rsidR="00117131" w:rsidRPr="000066D5" w:rsidRDefault="000066D5" w:rsidP="00086258">
      <w:pPr>
        <w:spacing w:after="0" w:line="240" w:lineRule="atLeast"/>
        <w:jc w:val="both"/>
      </w:pPr>
      <w:r w:rsidRPr="000066D5">
        <w:t xml:space="preserve">Los condicionales son estructuras de control que te permiten evaluar diferentes expresiones y realizar determinadas acciones en </w:t>
      </w:r>
      <w:proofErr w:type="spellStart"/>
      <w:r w:rsidRPr="000066D5">
        <w:t>JavasScript</w:t>
      </w:r>
      <w:proofErr w:type="spellEnd"/>
      <w:r w:rsidRPr="000066D5">
        <w:t>.</w:t>
      </w:r>
    </w:p>
    <w:p w14:paraId="01829CE5" w14:textId="77777777" w:rsidR="00117131" w:rsidRPr="000066D5" w:rsidRDefault="00117131"/>
    <w:p w14:paraId="2F20F779" w14:textId="77777777" w:rsidR="00373BB5" w:rsidRPr="00373BB5" w:rsidRDefault="00373BB5" w:rsidP="00373BB5">
      <w:pPr>
        <w:rPr>
          <w:b/>
          <w:bCs/>
        </w:rPr>
      </w:pPr>
      <w:r w:rsidRPr="00373BB5">
        <w:rPr>
          <w:b/>
          <w:bCs/>
        </w:rPr>
        <w:t xml:space="preserve">Cómo utilizar el condicional </w:t>
      </w:r>
      <w:proofErr w:type="spellStart"/>
      <w:r w:rsidRPr="00373BB5">
        <w:rPr>
          <w:b/>
          <w:bCs/>
        </w:rPr>
        <w:t>ifen</w:t>
      </w:r>
      <w:proofErr w:type="spellEnd"/>
      <w:r w:rsidRPr="00373BB5">
        <w:rPr>
          <w:b/>
          <w:bCs/>
        </w:rPr>
        <w:t xml:space="preserve"> JavaScript</w:t>
      </w:r>
    </w:p>
    <w:p w14:paraId="754B7C84" w14:textId="399B5226" w:rsidR="00FE4345" w:rsidRDefault="00373BB5" w:rsidP="00086258">
      <w:pPr>
        <w:spacing w:after="0" w:line="240" w:lineRule="atLeast"/>
        <w:jc w:val="both"/>
      </w:pPr>
      <w:r>
        <w:t>Un condicional evalúa si una expresión o condición es verdadera. Por ejemplo, si mi edad es mayor o igual que 18, puedo conducir</w:t>
      </w:r>
    </w:p>
    <w:p w14:paraId="16AB5383" w14:textId="77777777" w:rsidR="00230BB6" w:rsidRPr="000066D5" w:rsidRDefault="00230BB6" w:rsidP="00086258">
      <w:pPr>
        <w:spacing w:after="0" w:line="240" w:lineRule="atLeast"/>
        <w:jc w:val="both"/>
      </w:pPr>
    </w:p>
    <w:p w14:paraId="343FA770" w14:textId="77777777" w:rsidR="00373BB5" w:rsidRDefault="00373BB5" w:rsidP="00230BB6">
      <w:pPr>
        <w:spacing w:after="0" w:line="240" w:lineRule="atLeast"/>
      </w:pPr>
      <w:proofErr w:type="spellStart"/>
      <w:r>
        <w:t>if</w:t>
      </w:r>
      <w:proofErr w:type="spellEnd"/>
      <w:r>
        <w:t xml:space="preserve"> (edad &gt;= </w:t>
      </w:r>
      <w:proofErr w:type="gramStart"/>
      <w:r>
        <w:t>18){</w:t>
      </w:r>
      <w:proofErr w:type="gramEnd"/>
    </w:p>
    <w:p w14:paraId="09073794" w14:textId="77777777" w:rsidR="00373BB5" w:rsidRDefault="00373BB5" w:rsidP="00230BB6">
      <w:pPr>
        <w:spacing w:after="0" w:line="240" w:lineRule="atLeast"/>
      </w:pPr>
      <w:r>
        <w:t xml:space="preserve">    </w:t>
      </w:r>
      <w:proofErr w:type="gramStart"/>
      <w:r>
        <w:t>console.log(</w:t>
      </w:r>
      <w:proofErr w:type="gramEnd"/>
      <w:r>
        <w:t>"Puedes conducir")</w:t>
      </w:r>
    </w:p>
    <w:p w14:paraId="26D87E2E" w14:textId="74EBD71B" w:rsidR="00FE4345" w:rsidRPr="000066D5" w:rsidRDefault="00373BB5" w:rsidP="00230BB6">
      <w:pPr>
        <w:spacing w:after="0" w:line="240" w:lineRule="atLeast"/>
      </w:pPr>
      <w:r>
        <w:t>}</w:t>
      </w:r>
    </w:p>
    <w:p w14:paraId="36606873" w14:textId="2B93C1E5" w:rsidR="00FE4345" w:rsidRPr="000066D5" w:rsidRDefault="00FE4345"/>
    <w:p w14:paraId="5E8237EB" w14:textId="535CAAD3" w:rsidR="00FE4345" w:rsidRPr="000066D5" w:rsidRDefault="00086258" w:rsidP="00086258">
      <w:pPr>
        <w:spacing w:after="0" w:line="240" w:lineRule="atLeast"/>
        <w:jc w:val="both"/>
      </w:pPr>
      <w:r>
        <w:t>L</w:t>
      </w:r>
      <w:r w:rsidRPr="00086258">
        <w:t xml:space="preserve">a palabra reservada </w:t>
      </w:r>
      <w:proofErr w:type="spellStart"/>
      <w:r w:rsidRPr="00086258">
        <w:t>else</w:t>
      </w:r>
      <w:proofErr w:type="spellEnd"/>
      <w:r w:rsidRPr="00086258">
        <w:t xml:space="preserve"> evalúa cuando la expresión del </w:t>
      </w:r>
      <w:proofErr w:type="spellStart"/>
      <w:r w:rsidRPr="00086258">
        <w:t>if</w:t>
      </w:r>
      <w:proofErr w:type="spellEnd"/>
      <w:r w:rsidRPr="00086258">
        <w:t xml:space="preserve"> es falsa, pero no es obligatorio colocarlo. En el ejemplo anterior, la condición contraria del </w:t>
      </w:r>
      <w:proofErr w:type="spellStart"/>
      <w:r w:rsidRPr="00086258">
        <w:t>if</w:t>
      </w:r>
      <w:proofErr w:type="spellEnd"/>
      <w:r w:rsidRPr="00086258">
        <w:t xml:space="preserve"> es la edad menor que 18, entonces no puedes conducir.</w:t>
      </w:r>
    </w:p>
    <w:p w14:paraId="022214AB" w14:textId="707F8829" w:rsidR="00FE4345" w:rsidRPr="000066D5" w:rsidRDefault="00FE4345"/>
    <w:p w14:paraId="1F5317AA" w14:textId="77777777" w:rsidR="00230BB6" w:rsidRDefault="00230BB6" w:rsidP="00230BB6">
      <w:pPr>
        <w:spacing w:after="0" w:line="240" w:lineRule="atLeast"/>
      </w:pPr>
      <w:proofErr w:type="spellStart"/>
      <w:r>
        <w:t>if</w:t>
      </w:r>
      <w:proofErr w:type="spellEnd"/>
      <w:r>
        <w:t xml:space="preserve"> (edad &gt;= </w:t>
      </w:r>
      <w:proofErr w:type="gramStart"/>
      <w:r>
        <w:t>18){</w:t>
      </w:r>
      <w:proofErr w:type="gramEnd"/>
    </w:p>
    <w:p w14:paraId="51BF9B31" w14:textId="77777777" w:rsidR="00230BB6" w:rsidRDefault="00230BB6" w:rsidP="00230BB6">
      <w:pPr>
        <w:spacing w:after="0" w:line="240" w:lineRule="atLeast"/>
      </w:pPr>
      <w:r>
        <w:t xml:space="preserve">    </w:t>
      </w:r>
      <w:proofErr w:type="gramStart"/>
      <w:r>
        <w:t>console.log(</w:t>
      </w:r>
      <w:proofErr w:type="gramEnd"/>
      <w:r>
        <w:t>"Puedes conducir")</w:t>
      </w:r>
    </w:p>
    <w:p w14:paraId="3EB176C0" w14:textId="77777777" w:rsidR="00230BB6" w:rsidRDefault="00230BB6" w:rsidP="00230BB6">
      <w:pPr>
        <w:spacing w:after="0" w:line="240" w:lineRule="atLeast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39257652" w14:textId="77777777" w:rsidR="00230BB6" w:rsidRDefault="00230BB6" w:rsidP="00230BB6">
      <w:pPr>
        <w:spacing w:after="0" w:line="240" w:lineRule="atLeast"/>
      </w:pPr>
      <w:r>
        <w:t xml:space="preserve">    </w:t>
      </w:r>
      <w:proofErr w:type="gramStart"/>
      <w:r>
        <w:t>console.log(</w:t>
      </w:r>
      <w:proofErr w:type="gramEnd"/>
      <w:r>
        <w:t>"No puedes conducir")</w:t>
      </w:r>
    </w:p>
    <w:p w14:paraId="679774E5" w14:textId="6D390812" w:rsidR="00FE4345" w:rsidRPr="000066D5" w:rsidRDefault="00230BB6" w:rsidP="00230BB6">
      <w:pPr>
        <w:spacing w:after="0" w:line="240" w:lineRule="atLeast"/>
      </w:pPr>
      <w:r>
        <w:t>}</w:t>
      </w:r>
    </w:p>
    <w:p w14:paraId="324287FD" w14:textId="50FB48A0" w:rsidR="00FE4345" w:rsidRPr="000066D5" w:rsidRDefault="00FE4345"/>
    <w:p w14:paraId="531DF2AC" w14:textId="54C8EB5A" w:rsidR="004F2464" w:rsidRPr="00CF3DDD" w:rsidRDefault="00CF3DDD">
      <w:pPr>
        <w:rPr>
          <w:b/>
          <w:bCs/>
        </w:rPr>
      </w:pPr>
      <w:r w:rsidRPr="00CF3DDD">
        <w:rPr>
          <w:b/>
          <w:bCs/>
        </w:rPr>
        <w:t>Cómo anidar condicionales al programar</w:t>
      </w:r>
    </w:p>
    <w:p w14:paraId="23405FA0" w14:textId="77777777" w:rsidR="008F197B" w:rsidRPr="000B7F0C" w:rsidRDefault="008F197B" w:rsidP="008F197B">
      <w:pPr>
        <w:spacing w:after="0" w:line="240" w:lineRule="atLeast"/>
      </w:pPr>
      <w:proofErr w:type="spellStart"/>
      <w:r w:rsidRPr="000B7F0C">
        <w:t>if</w:t>
      </w:r>
      <w:proofErr w:type="spellEnd"/>
      <w:r w:rsidRPr="000B7F0C">
        <w:t xml:space="preserve"> (condicion</w:t>
      </w:r>
      <w:proofErr w:type="gramStart"/>
      <w:r w:rsidRPr="000B7F0C">
        <w:t>1){</w:t>
      </w:r>
      <w:proofErr w:type="gramEnd"/>
    </w:p>
    <w:p w14:paraId="77A148F3" w14:textId="77777777" w:rsidR="008F197B" w:rsidRPr="000B7F0C" w:rsidRDefault="008F197B" w:rsidP="008F197B">
      <w:pPr>
        <w:spacing w:after="0" w:line="240" w:lineRule="atLeast"/>
      </w:pPr>
      <w:r w:rsidRPr="000B7F0C">
        <w:t xml:space="preserve">   // Bloque 1</w:t>
      </w:r>
    </w:p>
    <w:p w14:paraId="01788B97" w14:textId="77777777" w:rsidR="008F197B" w:rsidRPr="008F197B" w:rsidRDefault="008F197B" w:rsidP="008F197B">
      <w:pPr>
        <w:spacing w:after="0" w:line="240" w:lineRule="atLeast"/>
        <w:rPr>
          <w:lang w:val="en-US"/>
        </w:rPr>
      </w:pPr>
      <w:r w:rsidRPr="008F197B">
        <w:rPr>
          <w:lang w:val="en-US"/>
        </w:rPr>
        <w:t>} else if (condicion</w:t>
      </w:r>
      <w:proofErr w:type="gramStart"/>
      <w:r w:rsidRPr="008F197B">
        <w:rPr>
          <w:lang w:val="en-US"/>
        </w:rPr>
        <w:t>2){</w:t>
      </w:r>
      <w:proofErr w:type="gramEnd"/>
    </w:p>
    <w:p w14:paraId="088FD655" w14:textId="77777777" w:rsidR="008F197B" w:rsidRPr="008F197B" w:rsidRDefault="008F197B" w:rsidP="008F197B">
      <w:pPr>
        <w:spacing w:after="0" w:line="240" w:lineRule="atLeast"/>
        <w:rPr>
          <w:lang w:val="en-US"/>
        </w:rPr>
      </w:pPr>
      <w:r w:rsidRPr="008F197B">
        <w:rPr>
          <w:lang w:val="en-US"/>
        </w:rPr>
        <w:t xml:space="preserve">    // </w:t>
      </w:r>
      <w:proofErr w:type="spellStart"/>
      <w:r w:rsidRPr="008F197B">
        <w:rPr>
          <w:lang w:val="en-US"/>
        </w:rPr>
        <w:t>Bloque</w:t>
      </w:r>
      <w:proofErr w:type="spellEnd"/>
      <w:r w:rsidRPr="008F197B">
        <w:rPr>
          <w:lang w:val="en-US"/>
        </w:rPr>
        <w:t xml:space="preserve"> 2</w:t>
      </w:r>
    </w:p>
    <w:p w14:paraId="111E3062" w14:textId="77777777" w:rsidR="008F197B" w:rsidRPr="008F197B" w:rsidRDefault="008F197B" w:rsidP="008F197B">
      <w:pPr>
        <w:spacing w:after="0" w:line="240" w:lineRule="atLeast"/>
        <w:rPr>
          <w:lang w:val="en-US"/>
        </w:rPr>
      </w:pPr>
      <w:r w:rsidRPr="008F197B">
        <w:rPr>
          <w:lang w:val="en-US"/>
        </w:rPr>
        <w:t>} else if (condicion</w:t>
      </w:r>
      <w:proofErr w:type="gramStart"/>
      <w:r w:rsidRPr="008F197B">
        <w:rPr>
          <w:lang w:val="en-US"/>
        </w:rPr>
        <w:t>3){</w:t>
      </w:r>
      <w:proofErr w:type="gramEnd"/>
    </w:p>
    <w:p w14:paraId="4E32D2BD" w14:textId="77777777" w:rsidR="008F197B" w:rsidRPr="008F197B" w:rsidRDefault="008F197B" w:rsidP="008F197B">
      <w:pPr>
        <w:spacing w:after="0" w:line="240" w:lineRule="atLeast"/>
        <w:rPr>
          <w:lang w:val="en-US"/>
        </w:rPr>
      </w:pPr>
      <w:r w:rsidRPr="008F197B">
        <w:rPr>
          <w:lang w:val="en-US"/>
        </w:rPr>
        <w:t xml:space="preserve">   // </w:t>
      </w:r>
      <w:proofErr w:type="spellStart"/>
      <w:r w:rsidRPr="008F197B">
        <w:rPr>
          <w:lang w:val="en-US"/>
        </w:rPr>
        <w:t>Bloque</w:t>
      </w:r>
      <w:proofErr w:type="spellEnd"/>
      <w:r w:rsidRPr="008F197B">
        <w:rPr>
          <w:lang w:val="en-US"/>
        </w:rPr>
        <w:t xml:space="preserve"> 3</w:t>
      </w:r>
    </w:p>
    <w:p w14:paraId="0ECB8886" w14:textId="77777777" w:rsidR="008F197B" w:rsidRPr="000B7F0C" w:rsidRDefault="008F197B" w:rsidP="008F197B">
      <w:pPr>
        <w:spacing w:after="0" w:line="240" w:lineRule="atLeast"/>
      </w:pPr>
      <w:r w:rsidRPr="000B7F0C">
        <w:t xml:space="preserve">} </w:t>
      </w:r>
      <w:proofErr w:type="spellStart"/>
      <w:r w:rsidRPr="000B7F0C">
        <w:t>else</w:t>
      </w:r>
      <w:proofErr w:type="spellEnd"/>
      <w:r w:rsidRPr="000B7F0C">
        <w:t xml:space="preserve"> {</w:t>
      </w:r>
    </w:p>
    <w:p w14:paraId="31412F08" w14:textId="77777777" w:rsidR="008F197B" w:rsidRPr="006B698C" w:rsidRDefault="008F197B" w:rsidP="008F197B">
      <w:pPr>
        <w:spacing w:after="0" w:line="240" w:lineRule="atLeast"/>
      </w:pPr>
      <w:r w:rsidRPr="000B7F0C">
        <w:t xml:space="preserve">    </w:t>
      </w:r>
      <w:r w:rsidRPr="006B698C">
        <w:t xml:space="preserve">// Bloque </w:t>
      </w:r>
      <w:proofErr w:type="spellStart"/>
      <w:r w:rsidRPr="006B698C">
        <w:t>else</w:t>
      </w:r>
      <w:proofErr w:type="spellEnd"/>
    </w:p>
    <w:p w14:paraId="2192725E" w14:textId="2CB62225" w:rsidR="004F2464" w:rsidRPr="006B698C" w:rsidRDefault="008F197B" w:rsidP="008F197B">
      <w:pPr>
        <w:spacing w:after="0" w:line="240" w:lineRule="atLeast"/>
      </w:pPr>
      <w:r w:rsidRPr="006B698C">
        <w:t>}</w:t>
      </w:r>
    </w:p>
    <w:p w14:paraId="78A71297" w14:textId="3C813446" w:rsidR="004F2464" w:rsidRPr="006B698C" w:rsidRDefault="004F2464"/>
    <w:p w14:paraId="43BF405D" w14:textId="30517F3A" w:rsidR="004F2464" w:rsidRPr="006B698C" w:rsidRDefault="006B698C" w:rsidP="006B698C">
      <w:pPr>
        <w:spacing w:after="0" w:line="240" w:lineRule="atLeast"/>
        <w:jc w:val="both"/>
      </w:pPr>
      <w:r w:rsidRPr="006B698C">
        <w:t>Por ejemplo, un cliente solicita un descuento según el número de artículos que ha comprado, la tienda ofrece 3 descuentos: 10% si ha comprado más de 5 artículos, 15% si son más de 10 artículos, y todo por encima de 15 artículos recibe un 20% de descuento.</w:t>
      </w:r>
    </w:p>
    <w:p w14:paraId="11EB279E" w14:textId="669A9A40" w:rsidR="004F2464" w:rsidRDefault="004F2464"/>
    <w:p w14:paraId="541C7452" w14:textId="62A75D48" w:rsidR="00E91391" w:rsidRDefault="00E91391"/>
    <w:p w14:paraId="49B277C9" w14:textId="5EAA31AF" w:rsidR="00E91391" w:rsidRDefault="00E91391"/>
    <w:p w14:paraId="4240F458" w14:textId="50EAB1C7" w:rsidR="00E91391" w:rsidRDefault="00E91391"/>
    <w:p w14:paraId="56B30904" w14:textId="77777777" w:rsidR="00E91391" w:rsidRPr="006B698C" w:rsidRDefault="00E91391"/>
    <w:p w14:paraId="375D8BE4" w14:textId="77777777" w:rsidR="00E91391" w:rsidRDefault="00E91391" w:rsidP="00E91391">
      <w:pPr>
        <w:spacing w:after="0" w:line="240" w:lineRule="atLeast"/>
        <w:jc w:val="both"/>
      </w:pPr>
      <w:proofErr w:type="spellStart"/>
      <w:r>
        <w:lastRenderedPageBreak/>
        <w:t>var</w:t>
      </w:r>
      <w:proofErr w:type="spellEnd"/>
      <w:r>
        <w:t xml:space="preserve"> precio = 10 </w:t>
      </w:r>
    </w:p>
    <w:p w14:paraId="1ACC8492" w14:textId="77777777" w:rsidR="00E91391" w:rsidRDefault="00E91391" w:rsidP="00E91391">
      <w:pPr>
        <w:spacing w:after="0" w:line="240" w:lineRule="atLeast"/>
        <w:jc w:val="both"/>
      </w:pPr>
      <w:proofErr w:type="spellStart"/>
      <w:r>
        <w:t>if</w:t>
      </w:r>
      <w:proofErr w:type="spellEnd"/>
      <w:r>
        <w:t xml:space="preserve"> (</w:t>
      </w:r>
      <w:proofErr w:type="spellStart"/>
      <w:r>
        <w:t>articulos</w:t>
      </w:r>
      <w:proofErr w:type="spellEnd"/>
      <w:r>
        <w:t xml:space="preserve"> &gt;= 5 &amp;&amp; </w:t>
      </w:r>
      <w:proofErr w:type="spellStart"/>
      <w:r>
        <w:t>articulos</w:t>
      </w:r>
      <w:proofErr w:type="spellEnd"/>
      <w:r>
        <w:t xml:space="preserve"> &lt; </w:t>
      </w:r>
      <w:proofErr w:type="gramStart"/>
      <w:r>
        <w:t>10){</w:t>
      </w:r>
      <w:proofErr w:type="gramEnd"/>
    </w:p>
    <w:p w14:paraId="3306873E" w14:textId="77777777" w:rsidR="00E91391" w:rsidRDefault="00E91391" w:rsidP="00E91391">
      <w:pPr>
        <w:spacing w:after="0" w:line="240" w:lineRule="atLeast"/>
        <w:jc w:val="both"/>
      </w:pPr>
      <w:r>
        <w:t xml:space="preserve">   precio = precio * (1-0.10)</w:t>
      </w:r>
    </w:p>
    <w:p w14:paraId="1C7F23D3" w14:textId="77777777" w:rsidR="00E91391" w:rsidRDefault="00E91391" w:rsidP="00E91391">
      <w:pPr>
        <w:spacing w:after="0" w:line="240" w:lineRule="atLeast"/>
        <w:jc w:val="both"/>
      </w:pP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articulos</w:t>
      </w:r>
      <w:proofErr w:type="spellEnd"/>
      <w:r>
        <w:t xml:space="preserve"> &gt;= 10 &amp;&amp; </w:t>
      </w:r>
      <w:proofErr w:type="spellStart"/>
      <w:r>
        <w:t>articulos</w:t>
      </w:r>
      <w:proofErr w:type="spellEnd"/>
      <w:r>
        <w:t xml:space="preserve"> &lt; </w:t>
      </w:r>
      <w:proofErr w:type="gramStart"/>
      <w:r>
        <w:t>15){</w:t>
      </w:r>
      <w:proofErr w:type="gramEnd"/>
    </w:p>
    <w:p w14:paraId="548E285F" w14:textId="77777777" w:rsidR="00E91391" w:rsidRDefault="00E91391" w:rsidP="00E91391">
      <w:pPr>
        <w:spacing w:after="0" w:line="240" w:lineRule="atLeast"/>
        <w:jc w:val="both"/>
      </w:pPr>
      <w:r>
        <w:t xml:space="preserve">    precio = precio * (1-0.15)</w:t>
      </w:r>
    </w:p>
    <w:p w14:paraId="6CAFB2BB" w14:textId="77777777" w:rsidR="00E91391" w:rsidRDefault="00E91391" w:rsidP="00E91391">
      <w:pPr>
        <w:spacing w:after="0" w:line="240" w:lineRule="atLeast"/>
        <w:jc w:val="both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2B689131" w14:textId="77777777" w:rsidR="00E91391" w:rsidRDefault="00E91391" w:rsidP="00E91391">
      <w:pPr>
        <w:spacing w:after="0" w:line="240" w:lineRule="atLeast"/>
        <w:jc w:val="both"/>
      </w:pPr>
      <w:r>
        <w:t xml:space="preserve">    precio = precio * (1-0.20)</w:t>
      </w:r>
    </w:p>
    <w:p w14:paraId="2625AA20" w14:textId="6596D5F2" w:rsidR="004F2464" w:rsidRDefault="00E91391" w:rsidP="00E91391">
      <w:pPr>
        <w:spacing w:after="0" w:line="240" w:lineRule="atLeast"/>
        <w:jc w:val="both"/>
      </w:pPr>
      <w:r>
        <w:t>}</w:t>
      </w:r>
    </w:p>
    <w:p w14:paraId="3C74F198" w14:textId="6D652F54" w:rsidR="006B698C" w:rsidRDefault="006B698C"/>
    <w:p w14:paraId="78DEC90C" w14:textId="77777777" w:rsidR="00D01591" w:rsidRPr="00D01591" w:rsidRDefault="00D01591" w:rsidP="00D01591">
      <w:pPr>
        <w:rPr>
          <w:b/>
          <w:bCs/>
        </w:rPr>
      </w:pPr>
      <w:r w:rsidRPr="00D01591">
        <w:rPr>
          <w:b/>
          <w:bCs/>
        </w:rPr>
        <w:t>Operador ternario</w:t>
      </w:r>
    </w:p>
    <w:p w14:paraId="5DD5A4EC" w14:textId="15D3D084" w:rsidR="006B698C" w:rsidRDefault="00D01591" w:rsidP="00D01591">
      <w:pPr>
        <w:spacing w:after="0" w:line="240" w:lineRule="atLeast"/>
        <w:jc w:val="both"/>
      </w:pPr>
      <w:r>
        <w:t>El operador ternario consiste en evaluar si una expresión es verdadera o falsa. Parecido a un condicional, pero en una línea de código. Esto sirve para evaluar una condición de manera rápida. La estructura que sigue es la siguiente y se lee como: "La condición es verdadera (?), si es así ejecuta el “Bloque verdadero”, caso contrario (:), ejecuta el “Bloque falso”.</w:t>
      </w:r>
    </w:p>
    <w:p w14:paraId="67940D35" w14:textId="35CBA91C" w:rsidR="006B698C" w:rsidRDefault="006B698C"/>
    <w:p w14:paraId="61235E80" w14:textId="6CADAE03" w:rsidR="006B698C" w:rsidRDefault="001F30AB">
      <w:proofErr w:type="spellStart"/>
      <w:proofErr w:type="gramStart"/>
      <w:r w:rsidRPr="001F30AB">
        <w:t>condicion</w:t>
      </w:r>
      <w:proofErr w:type="spellEnd"/>
      <w:r w:rsidRPr="001F30AB">
        <w:t xml:space="preserve"> ?</w:t>
      </w:r>
      <w:proofErr w:type="gramEnd"/>
      <w:r w:rsidRPr="001F30AB">
        <w:t xml:space="preserve"> Bloque </w:t>
      </w:r>
      <w:proofErr w:type="gramStart"/>
      <w:r w:rsidRPr="001F30AB">
        <w:t>verdadero :</w:t>
      </w:r>
      <w:proofErr w:type="gramEnd"/>
      <w:r w:rsidRPr="001F30AB">
        <w:t xml:space="preserve"> Bloque falso</w:t>
      </w:r>
    </w:p>
    <w:p w14:paraId="3F64543C" w14:textId="07006694" w:rsidR="006B698C" w:rsidRDefault="006B698C"/>
    <w:p w14:paraId="356BFB02" w14:textId="3B2E84B8" w:rsidR="006B698C" w:rsidRDefault="001F30AB">
      <w:r w:rsidRPr="001F30AB">
        <w:t>Por ejemplo, guardemos en una variable un mensaje si un número es par o impar.</w:t>
      </w:r>
    </w:p>
    <w:p w14:paraId="4DA51B63" w14:textId="521887A5" w:rsidR="006B698C" w:rsidRDefault="006B698C"/>
    <w:p w14:paraId="1BFCADB8" w14:textId="77777777" w:rsidR="000C043B" w:rsidRDefault="000C043B" w:rsidP="000C043B">
      <w:pPr>
        <w:spacing w:after="0" w:line="240" w:lineRule="atLeast"/>
        <w:jc w:val="both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esPar</w:t>
      </w:r>
      <w:proofErr w:type="spellEnd"/>
      <w:r>
        <w:t>(numero</w:t>
      </w:r>
      <w:proofErr w:type="gramStart"/>
      <w:r>
        <w:t>){</w:t>
      </w:r>
      <w:proofErr w:type="gramEnd"/>
    </w:p>
    <w:p w14:paraId="47A1235E" w14:textId="77777777" w:rsidR="000C043B" w:rsidRDefault="000C043B" w:rsidP="000C043B">
      <w:pPr>
        <w:spacing w:after="0" w:line="240" w:lineRule="atLeast"/>
        <w:jc w:val="both"/>
      </w:pPr>
      <w:r>
        <w:t xml:space="preserve">    </w:t>
      </w:r>
      <w:proofErr w:type="spellStart"/>
      <w:r>
        <w:t>return</w:t>
      </w:r>
      <w:proofErr w:type="spellEnd"/>
      <w:r>
        <w:t xml:space="preserve"> numero % 2 === </w:t>
      </w:r>
      <w:proofErr w:type="gramStart"/>
      <w:r>
        <w:t>0 ?</w:t>
      </w:r>
      <w:proofErr w:type="gramEnd"/>
      <w:r>
        <w:t xml:space="preserve"> "Es par</w:t>
      </w:r>
      <w:proofErr w:type="gramStart"/>
      <w:r>
        <w:t>" :</w:t>
      </w:r>
      <w:proofErr w:type="gramEnd"/>
      <w:r>
        <w:t xml:space="preserve"> "No es par"</w:t>
      </w:r>
    </w:p>
    <w:p w14:paraId="0BD6977B" w14:textId="77777777" w:rsidR="000C043B" w:rsidRDefault="000C043B" w:rsidP="000C043B">
      <w:pPr>
        <w:spacing w:after="0" w:line="240" w:lineRule="atLeast"/>
        <w:jc w:val="both"/>
      </w:pPr>
      <w:r>
        <w:t>}</w:t>
      </w:r>
    </w:p>
    <w:p w14:paraId="427E045A" w14:textId="77777777" w:rsidR="000C043B" w:rsidRDefault="000C043B" w:rsidP="000C043B">
      <w:pPr>
        <w:spacing w:after="0" w:line="240" w:lineRule="atLeast"/>
        <w:jc w:val="both"/>
      </w:pPr>
    </w:p>
    <w:p w14:paraId="7779D326" w14:textId="77777777" w:rsidR="000C043B" w:rsidRDefault="000C043B" w:rsidP="000C043B">
      <w:pPr>
        <w:spacing w:after="0" w:line="240" w:lineRule="atLeast"/>
        <w:jc w:val="both"/>
      </w:pPr>
      <w:proofErr w:type="spellStart"/>
      <w:proofErr w:type="gramStart"/>
      <w:r>
        <w:t>esPar</w:t>
      </w:r>
      <w:proofErr w:type="spellEnd"/>
      <w:r>
        <w:t>(</w:t>
      </w:r>
      <w:proofErr w:type="gramEnd"/>
      <w:r>
        <w:t>2) // "Es par"</w:t>
      </w:r>
    </w:p>
    <w:p w14:paraId="1218A740" w14:textId="17A64C92" w:rsidR="006B698C" w:rsidRDefault="000C043B" w:rsidP="000C043B">
      <w:pPr>
        <w:spacing w:after="0" w:line="240" w:lineRule="atLeast"/>
        <w:jc w:val="both"/>
      </w:pPr>
      <w:proofErr w:type="spellStart"/>
      <w:proofErr w:type="gramStart"/>
      <w:r>
        <w:t>esPar</w:t>
      </w:r>
      <w:proofErr w:type="spellEnd"/>
      <w:r>
        <w:t>(</w:t>
      </w:r>
      <w:proofErr w:type="gramEnd"/>
      <w:r>
        <w:t>3) // "No es par"</w:t>
      </w:r>
    </w:p>
    <w:p w14:paraId="44AF9D8D" w14:textId="203BFC6C" w:rsidR="006B698C" w:rsidRDefault="006B698C"/>
    <w:p w14:paraId="384F78AD" w14:textId="5BD55C96" w:rsidR="006B698C" w:rsidRDefault="006B698C"/>
    <w:p w14:paraId="234DDB3C" w14:textId="7100033E" w:rsidR="006B698C" w:rsidRDefault="000B7F0C">
      <w:r>
        <w:t>Ejempl0os de Condicionales:</w:t>
      </w:r>
    </w:p>
    <w:p w14:paraId="09450A00" w14:textId="77777777" w:rsidR="000B7F0C" w:rsidRPr="00983A12" w:rsidRDefault="000B7F0C" w:rsidP="000B7F0C">
      <w:proofErr w:type="spellStart"/>
      <w:r w:rsidRPr="00983A12">
        <w:t>if</w:t>
      </w:r>
      <w:proofErr w:type="spellEnd"/>
      <w:r w:rsidRPr="00983A12">
        <w:t xml:space="preserve"> (true) {</w:t>
      </w:r>
    </w:p>
    <w:p w14:paraId="389D47C4" w14:textId="77777777" w:rsidR="000B7F0C" w:rsidRPr="00983A12" w:rsidRDefault="000B7F0C" w:rsidP="000B7F0C">
      <w:r w:rsidRPr="00983A12">
        <w:t xml:space="preserve">    console.log ("Hola a todos");</w:t>
      </w:r>
    </w:p>
    <w:p w14:paraId="04D6F2AA" w14:textId="77777777" w:rsidR="000B7F0C" w:rsidRDefault="000B7F0C" w:rsidP="000B7F0C">
      <w:r>
        <w:t>}</w:t>
      </w:r>
    </w:p>
    <w:p w14:paraId="452809AC" w14:textId="77777777" w:rsidR="000B7F0C" w:rsidRDefault="000B7F0C" w:rsidP="000B7F0C">
      <w:proofErr w:type="spellStart"/>
      <w:r>
        <w:t>else</w:t>
      </w:r>
      <w:proofErr w:type="spellEnd"/>
      <w:r>
        <w:t xml:space="preserve"> {</w:t>
      </w:r>
    </w:p>
    <w:p w14:paraId="2C07E1E1" w14:textId="77777777" w:rsidR="000B7F0C" w:rsidRDefault="000B7F0C" w:rsidP="000B7F0C">
      <w:r>
        <w:t xml:space="preserve">    console.log ("No hay nadie");</w:t>
      </w:r>
    </w:p>
    <w:p w14:paraId="4208CF5C" w14:textId="457138C6" w:rsidR="006B698C" w:rsidRDefault="000B7F0C" w:rsidP="000B7F0C">
      <w:r>
        <w:t>}</w:t>
      </w:r>
    </w:p>
    <w:p w14:paraId="33DE8C90" w14:textId="7BC3431B" w:rsidR="006B698C" w:rsidRDefault="006B698C"/>
    <w:p w14:paraId="0CF25800" w14:textId="77777777" w:rsidR="006B698C" w:rsidRPr="006B698C" w:rsidRDefault="006B698C"/>
    <w:p w14:paraId="30DF699F" w14:textId="3D67B9EB" w:rsidR="004D1256" w:rsidRPr="006B698C" w:rsidRDefault="004D1256"/>
    <w:p w14:paraId="4F545160" w14:textId="70C2A404" w:rsidR="00FE4345" w:rsidRPr="006B698C" w:rsidRDefault="00FE4345"/>
    <w:p w14:paraId="761B2CFA" w14:textId="0B997905" w:rsidR="00FE4345" w:rsidRPr="006B698C" w:rsidRDefault="00FE4345"/>
    <w:p w14:paraId="19C47495" w14:textId="20B941B6" w:rsidR="00FE4345" w:rsidRPr="006B698C" w:rsidRDefault="00FE4345"/>
    <w:p w14:paraId="7E1AA4D3" w14:textId="5F323E51" w:rsidR="00FE4345" w:rsidRPr="006B698C" w:rsidRDefault="00FE4345"/>
    <w:p w14:paraId="258D9972" w14:textId="44447318" w:rsidR="00FE4345" w:rsidRPr="006B698C" w:rsidRDefault="00FE4345"/>
    <w:p w14:paraId="0C2B7468" w14:textId="77777777" w:rsidR="00035C1D" w:rsidRDefault="00035C1D" w:rsidP="00035C1D">
      <w:pPr>
        <w:spacing w:after="0" w:line="240" w:lineRule="atLeast"/>
      </w:pPr>
      <w:proofErr w:type="spellStart"/>
      <w:r>
        <w:t>var</w:t>
      </w:r>
      <w:proofErr w:type="spellEnd"/>
      <w:r>
        <w:t xml:space="preserve"> op1 = "Piedra";</w:t>
      </w:r>
    </w:p>
    <w:p w14:paraId="7A1D6589" w14:textId="77777777" w:rsidR="00035C1D" w:rsidRDefault="00035C1D" w:rsidP="00035C1D">
      <w:pPr>
        <w:spacing w:after="0" w:line="240" w:lineRule="atLeast"/>
      </w:pPr>
      <w:proofErr w:type="spellStart"/>
      <w:r>
        <w:t>var</w:t>
      </w:r>
      <w:proofErr w:type="spellEnd"/>
      <w:r>
        <w:t xml:space="preserve"> op2 = "Papel";</w:t>
      </w:r>
    </w:p>
    <w:p w14:paraId="54CD3BF8" w14:textId="77777777" w:rsidR="00035C1D" w:rsidRDefault="00035C1D" w:rsidP="00035C1D">
      <w:pPr>
        <w:spacing w:after="0" w:line="240" w:lineRule="atLeast"/>
      </w:pPr>
      <w:proofErr w:type="spellStart"/>
      <w:r>
        <w:t>var</w:t>
      </w:r>
      <w:proofErr w:type="spellEnd"/>
      <w:r>
        <w:t xml:space="preserve"> op3 = "Tijera";</w:t>
      </w:r>
    </w:p>
    <w:p w14:paraId="60827507" w14:textId="77777777" w:rsidR="00035C1D" w:rsidRDefault="00035C1D" w:rsidP="00035C1D">
      <w:pPr>
        <w:spacing w:after="0" w:line="240" w:lineRule="atLeast"/>
      </w:pPr>
    </w:p>
    <w:p w14:paraId="07D088E1" w14:textId="77777777" w:rsidR="00035C1D" w:rsidRPr="00983A12" w:rsidRDefault="00035C1D" w:rsidP="00035C1D">
      <w:pPr>
        <w:spacing w:after="0" w:line="240" w:lineRule="atLeast"/>
        <w:rPr>
          <w:lang w:val="pt-BR"/>
        </w:rPr>
      </w:pPr>
      <w:r w:rsidRPr="00983A12">
        <w:rPr>
          <w:lang w:val="pt-BR"/>
        </w:rPr>
        <w:t xml:space="preserve">var resultado = </w:t>
      </w:r>
      <w:proofErr w:type="spellStart"/>
      <w:proofErr w:type="gramStart"/>
      <w:r w:rsidRPr="00983A12">
        <w:rPr>
          <w:lang w:val="pt-BR"/>
        </w:rPr>
        <w:t>function</w:t>
      </w:r>
      <w:proofErr w:type="spellEnd"/>
      <w:r w:rsidRPr="00983A12">
        <w:rPr>
          <w:lang w:val="pt-BR"/>
        </w:rPr>
        <w:t>(</w:t>
      </w:r>
      <w:proofErr w:type="spellStart"/>
      <w:proofErr w:type="gramEnd"/>
      <w:r w:rsidRPr="00983A12">
        <w:rPr>
          <w:lang w:val="pt-BR"/>
        </w:rPr>
        <w:t>user</w:t>
      </w:r>
      <w:proofErr w:type="spellEnd"/>
      <w:r w:rsidRPr="00983A12">
        <w:rPr>
          <w:lang w:val="pt-BR"/>
        </w:rPr>
        <w:t xml:space="preserve">, </w:t>
      </w:r>
      <w:proofErr w:type="spellStart"/>
      <w:r w:rsidRPr="00983A12">
        <w:rPr>
          <w:lang w:val="pt-BR"/>
        </w:rPr>
        <w:t>cpu</w:t>
      </w:r>
      <w:proofErr w:type="spellEnd"/>
      <w:r w:rsidRPr="00983A12">
        <w:rPr>
          <w:lang w:val="pt-BR"/>
        </w:rPr>
        <w:t>){</w:t>
      </w:r>
    </w:p>
    <w:p w14:paraId="661FD276" w14:textId="21969DDB" w:rsidR="00035C1D" w:rsidRPr="00983A12" w:rsidRDefault="00035C1D" w:rsidP="00035C1D">
      <w:pPr>
        <w:spacing w:after="0" w:line="240" w:lineRule="atLeast"/>
        <w:rPr>
          <w:lang w:val="pt-BR"/>
        </w:rPr>
      </w:pPr>
      <w:r w:rsidRPr="00983A12">
        <w:rPr>
          <w:lang w:val="pt-BR"/>
        </w:rPr>
        <w:t xml:space="preserve">    </w:t>
      </w:r>
      <w:proofErr w:type="spellStart"/>
      <w:proofErr w:type="gramStart"/>
      <w:r w:rsidR="00973B55" w:rsidRPr="00983A12">
        <w:rPr>
          <w:lang w:val="pt-BR"/>
        </w:rPr>
        <w:t>retu</w:t>
      </w:r>
      <w:proofErr w:type="spellEnd"/>
      <w:r w:rsidRPr="00983A12">
        <w:rPr>
          <w:lang w:val="pt-BR"/>
        </w:rPr>
        <w:t>(</w:t>
      </w:r>
      <w:proofErr w:type="spellStart"/>
      <w:proofErr w:type="gramEnd"/>
      <w:r w:rsidRPr="00983A12">
        <w:rPr>
          <w:lang w:val="pt-BR"/>
        </w:rPr>
        <w:t>user</w:t>
      </w:r>
      <w:proofErr w:type="spellEnd"/>
      <w:r w:rsidRPr="00983A12">
        <w:rPr>
          <w:lang w:val="pt-BR"/>
        </w:rPr>
        <w:t xml:space="preserve"> != </w:t>
      </w:r>
      <w:proofErr w:type="spellStart"/>
      <w:r w:rsidRPr="00983A12">
        <w:rPr>
          <w:lang w:val="pt-BR"/>
        </w:rPr>
        <w:t>cpu</w:t>
      </w:r>
      <w:proofErr w:type="spellEnd"/>
      <w:r w:rsidRPr="00983A12">
        <w:rPr>
          <w:lang w:val="pt-BR"/>
        </w:rPr>
        <w:t>){</w:t>
      </w:r>
    </w:p>
    <w:p w14:paraId="6DD9F7F1" w14:textId="77777777" w:rsidR="00035C1D" w:rsidRPr="00983A12" w:rsidRDefault="00035C1D" w:rsidP="00035C1D">
      <w:pPr>
        <w:spacing w:after="0" w:line="240" w:lineRule="atLeast"/>
        <w:rPr>
          <w:lang w:val="en-US"/>
        </w:rPr>
      </w:pPr>
      <w:r w:rsidRPr="00983A12">
        <w:rPr>
          <w:lang w:val="pt-BR"/>
        </w:rPr>
        <w:t xml:space="preserve">        </w:t>
      </w:r>
      <w:proofErr w:type="gramStart"/>
      <w:r w:rsidRPr="00983A12">
        <w:rPr>
          <w:lang w:val="en-US"/>
        </w:rPr>
        <w:t>if(</w:t>
      </w:r>
      <w:proofErr w:type="gramEnd"/>
      <w:r w:rsidRPr="00983A12">
        <w:rPr>
          <w:lang w:val="en-US"/>
        </w:rPr>
        <w:t xml:space="preserve">user === op1 &amp;&amp; </w:t>
      </w:r>
      <w:proofErr w:type="spellStart"/>
      <w:r w:rsidRPr="00983A12">
        <w:rPr>
          <w:lang w:val="en-US"/>
        </w:rPr>
        <w:t>cpu</w:t>
      </w:r>
      <w:proofErr w:type="spellEnd"/>
      <w:r w:rsidRPr="00983A12">
        <w:rPr>
          <w:lang w:val="en-US"/>
        </w:rPr>
        <w:t xml:space="preserve"> === op3){</w:t>
      </w:r>
    </w:p>
    <w:p w14:paraId="5E09DB26" w14:textId="77777777" w:rsidR="00035C1D" w:rsidRDefault="00035C1D" w:rsidP="00035C1D">
      <w:pPr>
        <w:spacing w:after="0" w:line="240" w:lineRule="atLeast"/>
      </w:pPr>
      <w:r w:rsidRPr="00983A12">
        <w:rPr>
          <w:lang w:val="en-US"/>
        </w:rPr>
        <w:t xml:space="preserve">            </w:t>
      </w:r>
      <w:proofErr w:type="gramStart"/>
      <w:r>
        <w:t>console.log(</w:t>
      </w:r>
      <w:proofErr w:type="gramEnd"/>
      <w:r>
        <w:t>"el usuario GANO con "+ op1)</w:t>
      </w:r>
    </w:p>
    <w:p w14:paraId="3B2931B9" w14:textId="77777777" w:rsidR="00035C1D" w:rsidRPr="00035C1D" w:rsidRDefault="00035C1D" w:rsidP="00035C1D">
      <w:pPr>
        <w:spacing w:after="0" w:line="240" w:lineRule="atLeast"/>
        <w:rPr>
          <w:lang w:val="en-US"/>
        </w:rPr>
      </w:pPr>
      <w:r>
        <w:t xml:space="preserve">        </w:t>
      </w:r>
      <w:proofErr w:type="gramStart"/>
      <w:r w:rsidRPr="00035C1D">
        <w:rPr>
          <w:lang w:val="en-US"/>
        </w:rPr>
        <w:t>}else</w:t>
      </w:r>
      <w:proofErr w:type="gramEnd"/>
      <w:r w:rsidRPr="00035C1D">
        <w:rPr>
          <w:lang w:val="en-US"/>
        </w:rPr>
        <w:t xml:space="preserve"> if(user === op2 &amp;&amp; </w:t>
      </w:r>
      <w:proofErr w:type="spellStart"/>
      <w:r w:rsidRPr="00035C1D">
        <w:rPr>
          <w:lang w:val="en-US"/>
        </w:rPr>
        <w:t>cpu</w:t>
      </w:r>
      <w:proofErr w:type="spellEnd"/>
      <w:r w:rsidRPr="00035C1D">
        <w:rPr>
          <w:lang w:val="en-US"/>
        </w:rPr>
        <w:t xml:space="preserve"> === op1){</w:t>
      </w:r>
    </w:p>
    <w:p w14:paraId="366555C8" w14:textId="77777777" w:rsidR="00035C1D" w:rsidRDefault="00035C1D" w:rsidP="00035C1D">
      <w:pPr>
        <w:spacing w:after="0" w:line="240" w:lineRule="atLeast"/>
      </w:pPr>
      <w:r w:rsidRPr="00035C1D">
        <w:rPr>
          <w:lang w:val="en-US"/>
        </w:rPr>
        <w:t xml:space="preserve">            </w:t>
      </w:r>
      <w:proofErr w:type="gramStart"/>
      <w:r>
        <w:t>console.log( "</w:t>
      </w:r>
      <w:proofErr w:type="gramEnd"/>
      <w:r>
        <w:t>el usuario GANO con " + op2)</w:t>
      </w:r>
    </w:p>
    <w:p w14:paraId="6898AFBF" w14:textId="77777777" w:rsidR="00035C1D" w:rsidRPr="00035C1D" w:rsidRDefault="00035C1D" w:rsidP="00035C1D">
      <w:pPr>
        <w:spacing w:after="0" w:line="240" w:lineRule="atLeast"/>
        <w:rPr>
          <w:lang w:val="en-US"/>
        </w:rPr>
      </w:pPr>
      <w:r>
        <w:t xml:space="preserve">        </w:t>
      </w:r>
      <w:proofErr w:type="gramStart"/>
      <w:r w:rsidRPr="00035C1D">
        <w:rPr>
          <w:lang w:val="en-US"/>
        </w:rPr>
        <w:t>}else</w:t>
      </w:r>
      <w:proofErr w:type="gramEnd"/>
      <w:r w:rsidRPr="00035C1D">
        <w:rPr>
          <w:lang w:val="en-US"/>
        </w:rPr>
        <w:t xml:space="preserve"> if(user === op3 &amp;&amp; </w:t>
      </w:r>
      <w:proofErr w:type="spellStart"/>
      <w:r w:rsidRPr="00035C1D">
        <w:rPr>
          <w:lang w:val="en-US"/>
        </w:rPr>
        <w:t>cpu</w:t>
      </w:r>
      <w:proofErr w:type="spellEnd"/>
      <w:r w:rsidRPr="00035C1D">
        <w:rPr>
          <w:lang w:val="en-US"/>
        </w:rPr>
        <w:t xml:space="preserve"> === op2){</w:t>
      </w:r>
    </w:p>
    <w:p w14:paraId="449B2746" w14:textId="77777777" w:rsidR="00035C1D" w:rsidRDefault="00035C1D" w:rsidP="00035C1D">
      <w:pPr>
        <w:spacing w:after="0" w:line="240" w:lineRule="atLeast"/>
      </w:pPr>
      <w:r w:rsidRPr="00035C1D">
        <w:rPr>
          <w:lang w:val="en-US"/>
        </w:rPr>
        <w:t xml:space="preserve">            </w:t>
      </w:r>
      <w:proofErr w:type="gramStart"/>
      <w:r>
        <w:t>console.log(</w:t>
      </w:r>
      <w:proofErr w:type="gramEnd"/>
      <w:r>
        <w:t>"el usuario GANO con " + op3)</w:t>
      </w:r>
    </w:p>
    <w:p w14:paraId="0F3E900F" w14:textId="77777777" w:rsidR="00035C1D" w:rsidRDefault="00035C1D" w:rsidP="00035C1D">
      <w:pPr>
        <w:spacing w:after="0" w:line="240" w:lineRule="atLeast"/>
      </w:pPr>
      <w:r>
        <w:t xml:space="preserve">        </w:t>
      </w: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E294AF1" w14:textId="77777777" w:rsidR="00035C1D" w:rsidRDefault="00035C1D" w:rsidP="00035C1D">
      <w:pPr>
        <w:spacing w:after="0" w:line="240" w:lineRule="atLeast"/>
      </w:pPr>
      <w:r>
        <w:t xml:space="preserve">            </w:t>
      </w:r>
      <w:proofErr w:type="gramStart"/>
      <w:r>
        <w:t>console.log(</w:t>
      </w:r>
      <w:proofErr w:type="gramEnd"/>
      <w:r>
        <w:t>"La CPU Gano!!")</w:t>
      </w:r>
    </w:p>
    <w:p w14:paraId="412CE1EF" w14:textId="77777777" w:rsidR="00035C1D" w:rsidRPr="00035C1D" w:rsidRDefault="00035C1D" w:rsidP="00035C1D">
      <w:pPr>
        <w:spacing w:after="0" w:line="240" w:lineRule="atLeast"/>
        <w:rPr>
          <w:lang w:val="en-US"/>
        </w:rPr>
      </w:pPr>
      <w:r>
        <w:t xml:space="preserve">        </w:t>
      </w:r>
      <w:r w:rsidRPr="00035C1D">
        <w:rPr>
          <w:lang w:val="en-US"/>
        </w:rPr>
        <w:t>}</w:t>
      </w:r>
    </w:p>
    <w:p w14:paraId="71E45454" w14:textId="77777777" w:rsidR="00035C1D" w:rsidRPr="00035C1D" w:rsidRDefault="00035C1D" w:rsidP="00035C1D">
      <w:pPr>
        <w:spacing w:after="0" w:line="240" w:lineRule="atLeast"/>
        <w:rPr>
          <w:lang w:val="en-US"/>
        </w:rPr>
      </w:pPr>
      <w:r w:rsidRPr="00035C1D">
        <w:rPr>
          <w:lang w:val="en-US"/>
        </w:rPr>
        <w:t xml:space="preserve">    </w:t>
      </w:r>
      <w:proofErr w:type="gramStart"/>
      <w:r w:rsidRPr="00035C1D">
        <w:rPr>
          <w:lang w:val="en-US"/>
        </w:rPr>
        <w:t>}else</w:t>
      </w:r>
      <w:proofErr w:type="gramEnd"/>
      <w:r w:rsidRPr="00035C1D">
        <w:rPr>
          <w:lang w:val="en-US"/>
        </w:rPr>
        <w:t xml:space="preserve"> if(user === </w:t>
      </w:r>
      <w:proofErr w:type="spellStart"/>
      <w:r w:rsidRPr="00035C1D">
        <w:rPr>
          <w:lang w:val="en-US"/>
        </w:rPr>
        <w:t>cpu</w:t>
      </w:r>
      <w:proofErr w:type="spellEnd"/>
      <w:r w:rsidRPr="00035C1D">
        <w:rPr>
          <w:lang w:val="en-US"/>
        </w:rPr>
        <w:t>){</w:t>
      </w:r>
    </w:p>
    <w:p w14:paraId="5F8417CB" w14:textId="77777777" w:rsidR="00035C1D" w:rsidRPr="00035C1D" w:rsidRDefault="00035C1D" w:rsidP="00035C1D">
      <w:pPr>
        <w:spacing w:after="0" w:line="240" w:lineRule="atLeast"/>
        <w:rPr>
          <w:lang w:val="en-US"/>
        </w:rPr>
      </w:pPr>
      <w:r w:rsidRPr="00035C1D">
        <w:rPr>
          <w:lang w:val="en-US"/>
        </w:rPr>
        <w:t xml:space="preserve">        console.log("</w:t>
      </w:r>
      <w:proofErr w:type="spellStart"/>
      <w:r w:rsidRPr="00035C1D">
        <w:rPr>
          <w:lang w:val="en-US"/>
        </w:rPr>
        <w:t>Empate</w:t>
      </w:r>
      <w:proofErr w:type="spellEnd"/>
      <w:r w:rsidRPr="00035C1D">
        <w:rPr>
          <w:lang w:val="en-US"/>
        </w:rPr>
        <w:t>")</w:t>
      </w:r>
    </w:p>
    <w:p w14:paraId="6991BB8F" w14:textId="77777777" w:rsidR="00035C1D" w:rsidRDefault="00035C1D" w:rsidP="00035C1D">
      <w:pPr>
        <w:spacing w:after="0" w:line="240" w:lineRule="atLeast"/>
      </w:pPr>
      <w:r w:rsidRPr="00035C1D">
        <w:rPr>
          <w:lang w:val="en-US"/>
        </w:rPr>
        <w:t xml:space="preserve">    </w:t>
      </w:r>
      <w:r>
        <w:t>}</w:t>
      </w:r>
    </w:p>
    <w:p w14:paraId="110040E7" w14:textId="16D53D9C" w:rsidR="00FE4345" w:rsidRPr="006B698C" w:rsidRDefault="00035C1D" w:rsidP="00035C1D">
      <w:pPr>
        <w:spacing w:after="0" w:line="240" w:lineRule="atLeast"/>
      </w:pPr>
      <w:r>
        <w:t>};</w:t>
      </w:r>
    </w:p>
    <w:p w14:paraId="78FB25BA" w14:textId="55E34FE9" w:rsidR="00117131" w:rsidRPr="006B698C" w:rsidRDefault="00117131"/>
    <w:p w14:paraId="0C7D7F21" w14:textId="635B1A38" w:rsidR="00117131" w:rsidRPr="00C7788C" w:rsidRDefault="00C7788C">
      <w:pPr>
        <w:rPr>
          <w:b/>
          <w:bCs/>
          <w:sz w:val="32"/>
          <w:szCs w:val="32"/>
        </w:rPr>
      </w:pPr>
      <w:r w:rsidRPr="00C7788C">
        <w:rPr>
          <w:b/>
          <w:bCs/>
          <w:sz w:val="32"/>
          <w:szCs w:val="32"/>
        </w:rPr>
        <w:t>switch</w:t>
      </w:r>
    </w:p>
    <w:p w14:paraId="47201A15" w14:textId="673D05A8" w:rsidR="00117131" w:rsidRPr="006B698C" w:rsidRDefault="00A46D88">
      <w:r w:rsidRPr="00A46D88">
        <w:t>Colocamos la palabra reservada switch y seguido de la variable o expresión a evaluar, pero sin ningún operador de comparación.</w:t>
      </w:r>
    </w:p>
    <w:p w14:paraId="3F6B8E92" w14:textId="1C243804" w:rsidR="00117131" w:rsidRPr="006B698C" w:rsidRDefault="00A46D88">
      <w:r w:rsidRPr="00A46D88">
        <w:t>switch (expresion) {}</w:t>
      </w:r>
    </w:p>
    <w:p w14:paraId="42D9031C" w14:textId="02A65021" w:rsidR="00117131" w:rsidRDefault="00117131"/>
    <w:p w14:paraId="415CA7D4" w14:textId="573128E7" w:rsidR="001F30AB" w:rsidRDefault="005E02FF">
      <w:r w:rsidRPr="005E02FF">
        <w:t>Después colocamos cada caso con la palabra reservada case y el valor que deberá ser igual a la expresión. Seguido colocamos el bloque de código a ejecutar y al final la palabra reservada break para que no vuelva a evaluar otra condición si ya se cumplió.</w:t>
      </w:r>
    </w:p>
    <w:p w14:paraId="48F26453" w14:textId="77777777" w:rsidR="005E02FF" w:rsidRPr="005E02FF" w:rsidRDefault="005E02FF" w:rsidP="005E02FF">
      <w:pPr>
        <w:spacing w:after="0" w:line="240" w:lineRule="exact"/>
        <w:rPr>
          <w:lang w:val="en-US"/>
        </w:rPr>
      </w:pPr>
      <w:r w:rsidRPr="005E02FF">
        <w:rPr>
          <w:lang w:val="en-US"/>
        </w:rPr>
        <w:t>switch (</w:t>
      </w:r>
      <w:proofErr w:type="spellStart"/>
      <w:r w:rsidRPr="005E02FF">
        <w:rPr>
          <w:lang w:val="en-US"/>
        </w:rPr>
        <w:t>expresion</w:t>
      </w:r>
      <w:proofErr w:type="spellEnd"/>
      <w:r w:rsidRPr="005E02FF">
        <w:rPr>
          <w:lang w:val="en-US"/>
        </w:rPr>
        <w:t>) {</w:t>
      </w:r>
    </w:p>
    <w:p w14:paraId="15FF8F3C" w14:textId="77777777" w:rsidR="005E02FF" w:rsidRPr="005E02FF" w:rsidRDefault="005E02FF" w:rsidP="005E02FF">
      <w:pPr>
        <w:spacing w:after="0" w:line="240" w:lineRule="exact"/>
        <w:rPr>
          <w:lang w:val="en-US"/>
        </w:rPr>
      </w:pPr>
      <w:r w:rsidRPr="005E02FF">
        <w:rPr>
          <w:lang w:val="en-US"/>
        </w:rPr>
        <w:t xml:space="preserve">    case 1: {</w:t>
      </w:r>
    </w:p>
    <w:p w14:paraId="0826A46D" w14:textId="77777777" w:rsidR="005E02FF" w:rsidRPr="005E02FF" w:rsidRDefault="005E02FF" w:rsidP="005E02FF">
      <w:pPr>
        <w:spacing w:after="0" w:line="240" w:lineRule="exact"/>
        <w:rPr>
          <w:lang w:val="en-US"/>
        </w:rPr>
      </w:pPr>
      <w:r w:rsidRPr="005E02FF">
        <w:rPr>
          <w:lang w:val="en-US"/>
        </w:rPr>
        <w:t xml:space="preserve">        // </w:t>
      </w:r>
      <w:proofErr w:type="spellStart"/>
      <w:r w:rsidRPr="005E02FF">
        <w:rPr>
          <w:lang w:val="en-US"/>
        </w:rPr>
        <w:t>Bloque</w:t>
      </w:r>
      <w:proofErr w:type="spellEnd"/>
      <w:r w:rsidRPr="005E02FF">
        <w:rPr>
          <w:lang w:val="en-US"/>
        </w:rPr>
        <w:t xml:space="preserve"> 1</w:t>
      </w:r>
    </w:p>
    <w:p w14:paraId="4D7EA2D8" w14:textId="77777777" w:rsidR="005E02FF" w:rsidRPr="005E02FF" w:rsidRDefault="005E02FF" w:rsidP="005E02FF">
      <w:pPr>
        <w:spacing w:after="0" w:line="240" w:lineRule="exact"/>
        <w:rPr>
          <w:lang w:val="en-US"/>
        </w:rPr>
      </w:pPr>
      <w:r w:rsidRPr="005E02FF">
        <w:rPr>
          <w:lang w:val="en-US"/>
        </w:rPr>
        <w:t xml:space="preserve">        break</w:t>
      </w:r>
    </w:p>
    <w:p w14:paraId="0E3A099F" w14:textId="77777777" w:rsidR="005E02FF" w:rsidRPr="005E02FF" w:rsidRDefault="005E02FF" w:rsidP="005E02FF">
      <w:pPr>
        <w:spacing w:after="0" w:line="240" w:lineRule="exact"/>
        <w:rPr>
          <w:lang w:val="en-US"/>
        </w:rPr>
      </w:pPr>
      <w:r w:rsidRPr="005E02FF">
        <w:rPr>
          <w:lang w:val="en-US"/>
        </w:rPr>
        <w:t xml:space="preserve">    }</w:t>
      </w:r>
    </w:p>
    <w:p w14:paraId="638FC15F" w14:textId="77777777" w:rsidR="005E02FF" w:rsidRPr="005A390D" w:rsidRDefault="005E02FF" w:rsidP="005E02FF">
      <w:pPr>
        <w:spacing w:after="0" w:line="240" w:lineRule="exact"/>
      </w:pPr>
      <w:r w:rsidRPr="005E02FF">
        <w:rPr>
          <w:lang w:val="en-US"/>
        </w:rPr>
        <w:t xml:space="preserve">    </w:t>
      </w:r>
      <w:r w:rsidRPr="005A390D">
        <w:t>case 2: {</w:t>
      </w:r>
    </w:p>
    <w:p w14:paraId="1CFA4496" w14:textId="77777777" w:rsidR="005E02FF" w:rsidRPr="005A390D" w:rsidRDefault="005E02FF" w:rsidP="005E02FF">
      <w:pPr>
        <w:spacing w:after="0" w:line="240" w:lineRule="exact"/>
      </w:pPr>
      <w:r w:rsidRPr="005A390D">
        <w:t xml:space="preserve">        // Bloque 2</w:t>
      </w:r>
    </w:p>
    <w:p w14:paraId="4825F79F" w14:textId="77777777" w:rsidR="005E02FF" w:rsidRPr="005A390D" w:rsidRDefault="005E02FF" w:rsidP="005E02FF">
      <w:pPr>
        <w:spacing w:after="0" w:line="240" w:lineRule="exact"/>
      </w:pPr>
      <w:r w:rsidRPr="005A390D">
        <w:t xml:space="preserve">        break</w:t>
      </w:r>
    </w:p>
    <w:p w14:paraId="73997363" w14:textId="77777777" w:rsidR="005E02FF" w:rsidRPr="005A390D" w:rsidRDefault="005E02FF" w:rsidP="005E02FF">
      <w:pPr>
        <w:spacing w:after="0" w:line="240" w:lineRule="exact"/>
      </w:pPr>
      <w:r w:rsidRPr="005A390D">
        <w:t xml:space="preserve">    }     </w:t>
      </w:r>
    </w:p>
    <w:p w14:paraId="6A51B135" w14:textId="60EC9AFE" w:rsidR="001F30AB" w:rsidRPr="005A390D" w:rsidRDefault="005E02FF" w:rsidP="005E02FF">
      <w:pPr>
        <w:spacing w:after="0" w:line="240" w:lineRule="exact"/>
      </w:pPr>
      <w:r w:rsidRPr="005A390D">
        <w:t>}</w:t>
      </w:r>
    </w:p>
    <w:p w14:paraId="647F3520" w14:textId="7F25F572" w:rsidR="001F30AB" w:rsidRPr="005A390D" w:rsidRDefault="001F30AB"/>
    <w:p w14:paraId="6E461B09" w14:textId="36C7005B" w:rsidR="001F30AB" w:rsidRPr="005A390D" w:rsidRDefault="005A390D">
      <w:r w:rsidRPr="005A390D">
        <w:lastRenderedPageBreak/>
        <w:t xml:space="preserve">Finalmente, colocamos la condición por defecto con la palabra reservada default que se ejecutará si ninguno de los casos fue el correcto. Esto es semejante al bloque </w:t>
      </w:r>
      <w:proofErr w:type="spellStart"/>
      <w:r w:rsidRPr="005A390D">
        <w:t>else</w:t>
      </w:r>
      <w:proofErr w:type="spellEnd"/>
      <w:r w:rsidRPr="005A390D">
        <w:t>.</w:t>
      </w:r>
    </w:p>
    <w:p w14:paraId="09B11C4C" w14:textId="6A974C4D" w:rsidR="001F30AB" w:rsidRPr="005A390D" w:rsidRDefault="001F30AB"/>
    <w:p w14:paraId="495704C2" w14:textId="3EB2B6AF" w:rsidR="001F30AB" w:rsidRPr="005A390D" w:rsidRDefault="005A390D">
      <w:r w:rsidRPr="005A390D">
        <w:t>Por ejemplo, creemos un semáforo.</w:t>
      </w:r>
    </w:p>
    <w:p w14:paraId="005743F9" w14:textId="2ED7680C" w:rsidR="001F30AB" w:rsidRPr="005A390D" w:rsidRDefault="001F30AB"/>
    <w:p w14:paraId="1B8A6304" w14:textId="77777777" w:rsidR="005A390D" w:rsidRPr="005A390D" w:rsidRDefault="005A390D" w:rsidP="005A390D">
      <w:pPr>
        <w:spacing w:after="0" w:line="240" w:lineRule="exact"/>
        <w:rPr>
          <w:lang w:val="en-US"/>
        </w:rPr>
      </w:pPr>
      <w:r w:rsidRPr="005A390D">
        <w:rPr>
          <w:lang w:val="en-US"/>
        </w:rPr>
        <w:t xml:space="preserve">function </w:t>
      </w:r>
      <w:proofErr w:type="spellStart"/>
      <w:r w:rsidRPr="005A390D">
        <w:rPr>
          <w:lang w:val="en-US"/>
        </w:rPr>
        <w:t>semaforo</w:t>
      </w:r>
      <w:proofErr w:type="spellEnd"/>
      <w:r w:rsidRPr="005A390D">
        <w:rPr>
          <w:lang w:val="en-US"/>
        </w:rPr>
        <w:t>(color) {</w:t>
      </w:r>
    </w:p>
    <w:p w14:paraId="27053E3C" w14:textId="77777777" w:rsidR="005A390D" w:rsidRPr="005A390D" w:rsidRDefault="005A390D" w:rsidP="005A390D">
      <w:pPr>
        <w:spacing w:after="0" w:line="240" w:lineRule="exact"/>
        <w:rPr>
          <w:lang w:val="en-US"/>
        </w:rPr>
      </w:pPr>
      <w:r w:rsidRPr="005A390D">
        <w:rPr>
          <w:lang w:val="en-US"/>
        </w:rPr>
        <w:t xml:space="preserve">  switch (color) {</w:t>
      </w:r>
    </w:p>
    <w:p w14:paraId="0F315CF7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5A390D">
        <w:rPr>
          <w:lang w:val="en-US"/>
        </w:rPr>
        <w:t xml:space="preserve">    </w:t>
      </w:r>
      <w:r w:rsidRPr="00983A12">
        <w:rPr>
          <w:lang w:val="en-US"/>
        </w:rPr>
        <w:t>case "</w:t>
      </w:r>
      <w:proofErr w:type="spellStart"/>
      <w:r w:rsidRPr="00983A12">
        <w:rPr>
          <w:lang w:val="en-US"/>
        </w:rPr>
        <w:t>verde</w:t>
      </w:r>
      <w:proofErr w:type="spellEnd"/>
      <w:r w:rsidRPr="00983A12">
        <w:rPr>
          <w:lang w:val="en-US"/>
        </w:rPr>
        <w:t>": {</w:t>
      </w:r>
    </w:p>
    <w:p w14:paraId="73C8290C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     console.log("¡</w:t>
      </w:r>
      <w:proofErr w:type="spellStart"/>
      <w:r w:rsidRPr="00983A12">
        <w:rPr>
          <w:lang w:val="en-US"/>
        </w:rPr>
        <w:t>Sigue</w:t>
      </w:r>
      <w:proofErr w:type="spellEnd"/>
      <w:r w:rsidRPr="00983A12">
        <w:rPr>
          <w:lang w:val="en-US"/>
        </w:rPr>
        <w:t>!")</w:t>
      </w:r>
    </w:p>
    <w:p w14:paraId="60DBAFD6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     break</w:t>
      </w:r>
    </w:p>
    <w:p w14:paraId="66F595F5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   }</w:t>
      </w:r>
    </w:p>
    <w:p w14:paraId="7686C373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   case "</w:t>
      </w:r>
      <w:proofErr w:type="spellStart"/>
      <w:r w:rsidRPr="00983A12">
        <w:rPr>
          <w:lang w:val="en-US"/>
        </w:rPr>
        <w:t>amarillo</w:t>
      </w:r>
      <w:proofErr w:type="spellEnd"/>
      <w:r w:rsidRPr="00983A12">
        <w:rPr>
          <w:lang w:val="en-US"/>
        </w:rPr>
        <w:t>": {</w:t>
      </w:r>
    </w:p>
    <w:p w14:paraId="2B04FEC0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     console.log("¡Detente!")</w:t>
      </w:r>
    </w:p>
    <w:p w14:paraId="79ADDBD8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     break</w:t>
      </w:r>
    </w:p>
    <w:p w14:paraId="1DD7F458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   }</w:t>
      </w:r>
    </w:p>
    <w:p w14:paraId="00C585A7" w14:textId="77777777" w:rsidR="005A390D" w:rsidRPr="00983A12" w:rsidRDefault="005A390D" w:rsidP="005A390D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   case "</w:t>
      </w:r>
      <w:proofErr w:type="spellStart"/>
      <w:r w:rsidRPr="00983A12">
        <w:rPr>
          <w:lang w:val="en-US"/>
        </w:rPr>
        <w:t>rojo</w:t>
      </w:r>
      <w:proofErr w:type="spellEnd"/>
      <w:r w:rsidRPr="00983A12">
        <w:rPr>
          <w:lang w:val="en-US"/>
        </w:rPr>
        <w:t>": {</w:t>
      </w:r>
    </w:p>
    <w:p w14:paraId="34A4F531" w14:textId="77777777" w:rsidR="005A390D" w:rsidRDefault="005A390D" w:rsidP="005A390D">
      <w:pPr>
        <w:spacing w:after="0" w:line="240" w:lineRule="exact"/>
      </w:pPr>
      <w:r w:rsidRPr="00983A12">
        <w:rPr>
          <w:lang w:val="en-US"/>
        </w:rPr>
        <w:t xml:space="preserve">      </w:t>
      </w:r>
      <w:proofErr w:type="gramStart"/>
      <w:r>
        <w:t>console.log(</w:t>
      </w:r>
      <w:proofErr w:type="gramEnd"/>
      <w:r>
        <w:t>"¡No puedes avanzar!")</w:t>
      </w:r>
    </w:p>
    <w:p w14:paraId="375F2202" w14:textId="77777777" w:rsidR="005A390D" w:rsidRDefault="005A390D" w:rsidP="005A390D">
      <w:pPr>
        <w:spacing w:after="0" w:line="240" w:lineRule="exact"/>
      </w:pPr>
      <w:r>
        <w:t xml:space="preserve">      break</w:t>
      </w:r>
    </w:p>
    <w:p w14:paraId="57A87776" w14:textId="77777777" w:rsidR="005A390D" w:rsidRDefault="005A390D" w:rsidP="005A390D">
      <w:pPr>
        <w:spacing w:after="0" w:line="240" w:lineRule="exact"/>
      </w:pPr>
      <w:r>
        <w:t xml:space="preserve">    }</w:t>
      </w:r>
    </w:p>
    <w:p w14:paraId="74FBCC05" w14:textId="77777777" w:rsidR="005A390D" w:rsidRDefault="005A390D" w:rsidP="005A390D">
      <w:pPr>
        <w:spacing w:after="0" w:line="240" w:lineRule="exact"/>
      </w:pPr>
      <w:r>
        <w:t xml:space="preserve">    default: {</w:t>
      </w:r>
    </w:p>
    <w:p w14:paraId="7ACEDA11" w14:textId="77777777" w:rsidR="005A390D" w:rsidRDefault="005A390D" w:rsidP="005A390D">
      <w:pPr>
        <w:spacing w:after="0" w:line="240" w:lineRule="exact"/>
      </w:pPr>
      <w:r>
        <w:t xml:space="preserve">      </w:t>
      </w:r>
      <w:proofErr w:type="gramStart"/>
      <w:r>
        <w:t>console.log(</w:t>
      </w:r>
      <w:proofErr w:type="gramEnd"/>
      <w:r>
        <w:t>"¡No reconozco ese color! :(")</w:t>
      </w:r>
    </w:p>
    <w:p w14:paraId="6C90C0EC" w14:textId="77777777" w:rsidR="005A390D" w:rsidRDefault="005A390D" w:rsidP="005A390D">
      <w:pPr>
        <w:spacing w:after="0" w:line="240" w:lineRule="exact"/>
      </w:pPr>
      <w:r>
        <w:t xml:space="preserve">    }</w:t>
      </w:r>
    </w:p>
    <w:p w14:paraId="08461C97" w14:textId="77777777" w:rsidR="005A390D" w:rsidRDefault="005A390D" w:rsidP="005A390D">
      <w:pPr>
        <w:spacing w:after="0" w:line="240" w:lineRule="exact"/>
      </w:pPr>
      <w:r>
        <w:t xml:space="preserve">  }</w:t>
      </w:r>
    </w:p>
    <w:p w14:paraId="04C39444" w14:textId="77777777" w:rsidR="005A390D" w:rsidRDefault="005A390D" w:rsidP="005A390D">
      <w:pPr>
        <w:spacing w:after="0" w:line="240" w:lineRule="exact"/>
      </w:pPr>
      <w:r>
        <w:t>}</w:t>
      </w:r>
    </w:p>
    <w:p w14:paraId="5E1BAC26" w14:textId="77777777" w:rsidR="005A390D" w:rsidRDefault="005A390D" w:rsidP="005A390D">
      <w:pPr>
        <w:spacing w:after="0" w:line="240" w:lineRule="exact"/>
      </w:pPr>
    </w:p>
    <w:p w14:paraId="18BF5DDE" w14:textId="66A81787" w:rsidR="001F30AB" w:rsidRPr="005A390D" w:rsidRDefault="005A390D" w:rsidP="005A390D">
      <w:pPr>
        <w:spacing w:after="0" w:line="240" w:lineRule="exact"/>
      </w:pPr>
      <w:proofErr w:type="spellStart"/>
      <w:r>
        <w:t>semaforo</w:t>
      </w:r>
      <w:proofErr w:type="spellEnd"/>
      <w:r>
        <w:t>("verde") //'¡Sigue!'</w:t>
      </w:r>
    </w:p>
    <w:p w14:paraId="69BC74EB" w14:textId="7DDE5966" w:rsidR="001F30AB" w:rsidRPr="005A390D" w:rsidRDefault="001F30AB"/>
    <w:p w14:paraId="656333EA" w14:textId="77777777" w:rsidR="00FB06DA" w:rsidRDefault="00FB06DA" w:rsidP="00FB06DA">
      <w:proofErr w:type="spellStart"/>
      <w:r>
        <w:t>var</w:t>
      </w:r>
      <w:proofErr w:type="spellEnd"/>
      <w:r>
        <w:t xml:space="preserve"> pregunta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 xml:space="preserve">"Ingresa tu opción: piedra, papel o tijera "); </w:t>
      </w:r>
    </w:p>
    <w:p w14:paraId="29CB7AB1" w14:textId="77777777" w:rsidR="00FB06DA" w:rsidRDefault="00FB06DA" w:rsidP="00FB06DA">
      <w:proofErr w:type="spellStart"/>
      <w:r>
        <w:t>var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pregunta.toLowerCase</w:t>
      </w:r>
      <w:proofErr w:type="spellEnd"/>
      <w:proofErr w:type="gramEnd"/>
      <w:r>
        <w:t>();</w:t>
      </w:r>
    </w:p>
    <w:p w14:paraId="7E2E943D" w14:textId="77777777" w:rsidR="00FB06DA" w:rsidRDefault="00FB06DA" w:rsidP="00FB06DA">
      <w:proofErr w:type="spellStart"/>
      <w:r>
        <w:t>var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= ["piedra", "papel", "tijera"];</w:t>
      </w:r>
    </w:p>
    <w:p w14:paraId="5BF9F45A" w14:textId="77777777" w:rsidR="00FB06DA" w:rsidRPr="00983A12" w:rsidRDefault="00FB06DA" w:rsidP="00FB06DA">
      <w:pPr>
        <w:rPr>
          <w:lang w:val="en-US"/>
        </w:rPr>
      </w:pPr>
      <w:r w:rsidRPr="00983A12">
        <w:rPr>
          <w:lang w:val="en-US"/>
        </w:rPr>
        <w:t xml:space="preserve">var machine = </w:t>
      </w:r>
      <w:proofErr w:type="gramStart"/>
      <w:r w:rsidRPr="00983A12">
        <w:rPr>
          <w:lang w:val="en-US"/>
        </w:rPr>
        <w:t>options[</w:t>
      </w:r>
      <w:proofErr w:type="spellStart"/>
      <w:proofErr w:type="gramEnd"/>
      <w:r w:rsidRPr="00983A12">
        <w:rPr>
          <w:lang w:val="en-US"/>
        </w:rPr>
        <w:t>Math.floor</w:t>
      </w:r>
      <w:proofErr w:type="spellEnd"/>
      <w:r w:rsidRPr="00983A12">
        <w:rPr>
          <w:lang w:val="en-US"/>
        </w:rPr>
        <w:t>(</w:t>
      </w:r>
      <w:proofErr w:type="spellStart"/>
      <w:r w:rsidRPr="00983A12">
        <w:rPr>
          <w:lang w:val="en-US"/>
        </w:rPr>
        <w:t>Math.random</w:t>
      </w:r>
      <w:proofErr w:type="spellEnd"/>
      <w:r w:rsidRPr="00983A12">
        <w:rPr>
          <w:lang w:val="en-US"/>
        </w:rPr>
        <w:t>() * 3)];</w:t>
      </w:r>
    </w:p>
    <w:p w14:paraId="1F1FF4D8" w14:textId="77777777" w:rsidR="00FB06DA" w:rsidRPr="00983A12" w:rsidRDefault="00FB06DA" w:rsidP="00FB06DA">
      <w:pPr>
        <w:rPr>
          <w:lang w:val="en-US"/>
        </w:rPr>
      </w:pPr>
    </w:p>
    <w:p w14:paraId="2800B546" w14:textId="77777777" w:rsidR="00FB06DA" w:rsidRPr="00983A12" w:rsidRDefault="00FB06DA" w:rsidP="00FB06DA">
      <w:pPr>
        <w:rPr>
          <w:lang w:val="en-US"/>
        </w:rPr>
      </w:pPr>
    </w:p>
    <w:p w14:paraId="3E36F7C0" w14:textId="77777777" w:rsidR="00FB06DA" w:rsidRDefault="00FB06DA" w:rsidP="00FB06DA">
      <w:pPr>
        <w:spacing w:after="0" w:line="240" w:lineRule="exact"/>
      </w:pPr>
      <w:r>
        <w:t xml:space="preserve">// </w:t>
      </w:r>
      <w:proofErr w:type="spellStart"/>
      <w:r>
        <w:t>let</w:t>
      </w:r>
      <w:proofErr w:type="spellEnd"/>
      <w:r>
        <w:t xml:space="preserve"> numero = 'a';</w:t>
      </w:r>
    </w:p>
    <w:p w14:paraId="5DCB58DD" w14:textId="77777777" w:rsidR="00FB06DA" w:rsidRDefault="00FB06DA" w:rsidP="00FB06DA">
      <w:pPr>
        <w:spacing w:after="0" w:line="240" w:lineRule="exact"/>
      </w:pPr>
      <w:r>
        <w:t xml:space="preserve">//con true los casos van a pasar </w:t>
      </w:r>
    </w:p>
    <w:p w14:paraId="5D1D0780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>switch (true) {</w:t>
      </w:r>
    </w:p>
    <w:p w14:paraId="3DB5A4F3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case (user === machine):</w:t>
      </w:r>
    </w:p>
    <w:p w14:paraId="7C85C3E2" w14:textId="77777777" w:rsidR="00FB06DA" w:rsidRDefault="00FB06DA" w:rsidP="00FB06DA">
      <w:pPr>
        <w:spacing w:after="0" w:line="240" w:lineRule="exact"/>
      </w:pPr>
      <w:r w:rsidRPr="00FB06DA">
        <w:rPr>
          <w:lang w:val="en-US"/>
        </w:rPr>
        <w:t xml:space="preserve">        </w:t>
      </w:r>
      <w:proofErr w:type="gramStart"/>
      <w:r>
        <w:t>console.log(</w:t>
      </w:r>
      <w:proofErr w:type="gramEnd"/>
      <w:r>
        <w:t>'es un empate');</w:t>
      </w:r>
    </w:p>
    <w:p w14:paraId="32B8AB7D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>
        <w:t xml:space="preserve">        </w:t>
      </w:r>
      <w:r w:rsidRPr="00FB06DA">
        <w:rPr>
          <w:lang w:val="en-US"/>
        </w:rPr>
        <w:t>break;</w:t>
      </w:r>
    </w:p>
    <w:p w14:paraId="7197B3F2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case (machine === '</w:t>
      </w:r>
      <w:proofErr w:type="spellStart"/>
      <w:r w:rsidRPr="00FB06DA">
        <w:rPr>
          <w:lang w:val="en-US"/>
        </w:rPr>
        <w:t>piedra</w:t>
      </w:r>
      <w:proofErr w:type="spellEnd"/>
      <w:r w:rsidRPr="00FB06DA">
        <w:rPr>
          <w:lang w:val="en-US"/>
        </w:rPr>
        <w:t>' &amp;&amp; user === '</w:t>
      </w:r>
      <w:proofErr w:type="spellStart"/>
      <w:r w:rsidRPr="00FB06DA">
        <w:rPr>
          <w:lang w:val="en-US"/>
        </w:rPr>
        <w:t>papel</w:t>
      </w:r>
      <w:proofErr w:type="spellEnd"/>
      <w:r w:rsidRPr="00FB06DA">
        <w:rPr>
          <w:lang w:val="en-US"/>
        </w:rPr>
        <w:t>'):</w:t>
      </w:r>
    </w:p>
    <w:p w14:paraId="63DF4D70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    console.log('</w:t>
      </w:r>
      <w:proofErr w:type="spellStart"/>
      <w:r w:rsidRPr="00FB06DA">
        <w:rPr>
          <w:lang w:val="en-US"/>
        </w:rPr>
        <w:t>Ganaste</w:t>
      </w:r>
      <w:proofErr w:type="spellEnd"/>
      <w:r w:rsidRPr="00FB06DA">
        <w:rPr>
          <w:lang w:val="en-US"/>
        </w:rPr>
        <w:t>')</w:t>
      </w:r>
    </w:p>
    <w:p w14:paraId="08AAABB7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    break;</w:t>
      </w:r>
    </w:p>
    <w:p w14:paraId="168A3FC9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case (machine === '</w:t>
      </w:r>
      <w:proofErr w:type="spellStart"/>
      <w:r w:rsidRPr="00FB06DA">
        <w:rPr>
          <w:lang w:val="en-US"/>
        </w:rPr>
        <w:t>papel</w:t>
      </w:r>
      <w:proofErr w:type="spellEnd"/>
      <w:proofErr w:type="gramStart"/>
      <w:r w:rsidRPr="00FB06DA">
        <w:rPr>
          <w:lang w:val="en-US"/>
        </w:rPr>
        <w:t>'  &amp;</w:t>
      </w:r>
      <w:proofErr w:type="gramEnd"/>
      <w:r w:rsidRPr="00FB06DA">
        <w:rPr>
          <w:lang w:val="en-US"/>
        </w:rPr>
        <w:t>&amp; user === '</w:t>
      </w:r>
      <w:proofErr w:type="spellStart"/>
      <w:r w:rsidRPr="00FB06DA">
        <w:rPr>
          <w:lang w:val="en-US"/>
        </w:rPr>
        <w:t>tijera</w:t>
      </w:r>
      <w:proofErr w:type="spellEnd"/>
      <w:r w:rsidRPr="00FB06DA">
        <w:rPr>
          <w:lang w:val="en-US"/>
        </w:rPr>
        <w:t>'):</w:t>
      </w:r>
    </w:p>
    <w:p w14:paraId="50BDAD41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    console.log('</w:t>
      </w:r>
      <w:proofErr w:type="spellStart"/>
      <w:r w:rsidRPr="00FB06DA">
        <w:rPr>
          <w:lang w:val="en-US"/>
        </w:rPr>
        <w:t>Ganaste</w:t>
      </w:r>
      <w:proofErr w:type="spellEnd"/>
      <w:r w:rsidRPr="00FB06DA">
        <w:rPr>
          <w:lang w:val="en-US"/>
        </w:rPr>
        <w:t>')</w:t>
      </w:r>
    </w:p>
    <w:p w14:paraId="17AC690A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    break;</w:t>
      </w:r>
    </w:p>
    <w:p w14:paraId="4C46509E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case (machine === '</w:t>
      </w:r>
      <w:proofErr w:type="spellStart"/>
      <w:r w:rsidRPr="00FB06DA">
        <w:rPr>
          <w:lang w:val="en-US"/>
        </w:rPr>
        <w:t>tijera</w:t>
      </w:r>
      <w:proofErr w:type="spellEnd"/>
      <w:r w:rsidRPr="00FB06DA">
        <w:rPr>
          <w:lang w:val="en-US"/>
        </w:rPr>
        <w:t>' &amp;&amp; user === '</w:t>
      </w:r>
      <w:proofErr w:type="spellStart"/>
      <w:r w:rsidRPr="00FB06DA">
        <w:rPr>
          <w:lang w:val="en-US"/>
        </w:rPr>
        <w:t>piedra</w:t>
      </w:r>
      <w:proofErr w:type="spellEnd"/>
      <w:r w:rsidRPr="00FB06DA">
        <w:rPr>
          <w:lang w:val="en-US"/>
        </w:rPr>
        <w:t>'):</w:t>
      </w:r>
    </w:p>
    <w:p w14:paraId="408F88C7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    console.log('</w:t>
      </w:r>
      <w:proofErr w:type="spellStart"/>
      <w:r w:rsidRPr="00FB06DA">
        <w:rPr>
          <w:lang w:val="en-US"/>
        </w:rPr>
        <w:t>Ganaste</w:t>
      </w:r>
      <w:proofErr w:type="spellEnd"/>
      <w:r w:rsidRPr="00FB06DA">
        <w:rPr>
          <w:lang w:val="en-US"/>
        </w:rPr>
        <w:t>')</w:t>
      </w:r>
    </w:p>
    <w:p w14:paraId="5D7F09CA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    break;</w:t>
      </w:r>
    </w:p>
    <w:p w14:paraId="6DA77FDE" w14:textId="77777777" w:rsidR="00FB06DA" w:rsidRPr="00FB06DA" w:rsidRDefault="00FB06DA" w:rsidP="00FB06DA">
      <w:pPr>
        <w:spacing w:after="0" w:line="240" w:lineRule="exact"/>
        <w:rPr>
          <w:lang w:val="en-US"/>
        </w:rPr>
      </w:pPr>
      <w:r w:rsidRPr="00FB06DA">
        <w:rPr>
          <w:lang w:val="en-US"/>
        </w:rPr>
        <w:t xml:space="preserve">    default:</w:t>
      </w:r>
    </w:p>
    <w:p w14:paraId="4DE160A8" w14:textId="77777777" w:rsidR="00FB06DA" w:rsidRDefault="00FB06DA" w:rsidP="00FB06DA">
      <w:pPr>
        <w:spacing w:after="0" w:line="240" w:lineRule="exact"/>
      </w:pPr>
      <w:r w:rsidRPr="00FB06DA">
        <w:rPr>
          <w:lang w:val="en-US"/>
        </w:rPr>
        <w:t xml:space="preserve">        </w:t>
      </w:r>
      <w:r>
        <w:t xml:space="preserve">console.log('¡Perdiste!');       </w:t>
      </w:r>
    </w:p>
    <w:p w14:paraId="5618974A" w14:textId="5A45F45B" w:rsidR="001F30AB" w:rsidRPr="005A390D" w:rsidRDefault="00FB06DA" w:rsidP="00FB06DA">
      <w:pPr>
        <w:spacing w:after="0" w:line="240" w:lineRule="exact"/>
      </w:pPr>
      <w:r>
        <w:t>}</w:t>
      </w:r>
    </w:p>
    <w:p w14:paraId="69AED09A" w14:textId="728593CF" w:rsidR="001F30AB" w:rsidRPr="005A390D" w:rsidRDefault="001F30AB"/>
    <w:p w14:paraId="098473AC" w14:textId="3956508C" w:rsidR="001F30AB" w:rsidRPr="005A390D" w:rsidRDefault="001F30AB"/>
    <w:p w14:paraId="0801C7CE" w14:textId="77777777" w:rsidR="00B44AF6" w:rsidRDefault="00B44AF6" w:rsidP="00B44AF6">
      <w:proofErr w:type="spellStart"/>
      <w:r>
        <w:t>var</w:t>
      </w:r>
      <w:proofErr w:type="spellEnd"/>
      <w:r>
        <w:t xml:space="preserve"> tijeras = "tijeras";</w:t>
      </w:r>
    </w:p>
    <w:p w14:paraId="475AD55F" w14:textId="77777777" w:rsidR="00B44AF6" w:rsidRDefault="00B44AF6" w:rsidP="00B44AF6">
      <w:proofErr w:type="spellStart"/>
      <w:r>
        <w:t>var</w:t>
      </w:r>
      <w:proofErr w:type="spellEnd"/>
      <w:r>
        <w:t xml:space="preserve"> piedra = "piedra";</w:t>
      </w:r>
    </w:p>
    <w:p w14:paraId="02B86572" w14:textId="77777777" w:rsidR="00B44AF6" w:rsidRDefault="00B44AF6" w:rsidP="00B44AF6">
      <w:proofErr w:type="spellStart"/>
      <w:r>
        <w:t>var</w:t>
      </w:r>
      <w:proofErr w:type="spellEnd"/>
      <w:r>
        <w:t xml:space="preserve"> papel = "papel";</w:t>
      </w:r>
    </w:p>
    <w:p w14:paraId="77188846" w14:textId="77777777" w:rsidR="00B44AF6" w:rsidRDefault="00B44AF6" w:rsidP="00B44AF6"/>
    <w:p w14:paraId="0330D8AD" w14:textId="77777777" w:rsidR="00B44AF6" w:rsidRDefault="00B44AF6" w:rsidP="00B44AF6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resultadoGanador</w:t>
      </w:r>
      <w:proofErr w:type="spellEnd"/>
      <w:r>
        <w:t>(</w:t>
      </w:r>
      <w:proofErr w:type="spellStart"/>
      <w:proofErr w:type="gramEnd"/>
      <w:r>
        <w:t>user</w:t>
      </w:r>
      <w:proofErr w:type="spellEnd"/>
      <w:r>
        <w:t xml:space="preserve">, </w:t>
      </w:r>
      <w:proofErr w:type="spellStart"/>
      <w:r>
        <w:t>cpu</w:t>
      </w:r>
      <w:proofErr w:type="spellEnd"/>
      <w:r>
        <w:t>) {</w:t>
      </w:r>
    </w:p>
    <w:p w14:paraId="03F516FB" w14:textId="77777777" w:rsidR="00B44AF6" w:rsidRDefault="00B44AF6" w:rsidP="00B44AF6">
      <w:pPr>
        <w:spacing w:after="0" w:line="240" w:lineRule="exact"/>
      </w:pPr>
      <w:r>
        <w:t xml:space="preserve">    switch (true) {</w:t>
      </w:r>
    </w:p>
    <w:p w14:paraId="6C7F3C27" w14:textId="77777777" w:rsidR="00B44AF6" w:rsidRDefault="00B44AF6" w:rsidP="00B44AF6">
      <w:pPr>
        <w:spacing w:after="0" w:line="240" w:lineRule="exact"/>
      </w:pPr>
      <w:r>
        <w:t xml:space="preserve">        case </w:t>
      </w:r>
      <w:proofErr w:type="spellStart"/>
      <w:r>
        <w:t>user</w:t>
      </w:r>
      <w:proofErr w:type="spellEnd"/>
      <w:r>
        <w:t xml:space="preserve"> === </w:t>
      </w:r>
      <w:proofErr w:type="spellStart"/>
      <w:proofErr w:type="gramStart"/>
      <w:r>
        <w:t>cpu</w:t>
      </w:r>
      <w:proofErr w:type="spellEnd"/>
      <w:r>
        <w:t xml:space="preserve"> :</w:t>
      </w:r>
      <w:proofErr w:type="gramEnd"/>
    </w:p>
    <w:p w14:paraId="68339200" w14:textId="77777777" w:rsidR="00B44AF6" w:rsidRDefault="00B44AF6" w:rsidP="00B44AF6">
      <w:pPr>
        <w:spacing w:after="0" w:line="240" w:lineRule="exact"/>
      </w:pPr>
      <w:r>
        <w:t xml:space="preserve">            console.log("Empate")</w:t>
      </w:r>
    </w:p>
    <w:p w14:paraId="1D750602" w14:textId="77777777" w:rsidR="00B44AF6" w:rsidRDefault="00B44AF6" w:rsidP="00B44AF6">
      <w:pPr>
        <w:spacing w:after="0" w:line="240" w:lineRule="exact"/>
      </w:pPr>
      <w:r>
        <w:t xml:space="preserve">        break;</w:t>
      </w:r>
    </w:p>
    <w:p w14:paraId="2D7445CE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>
        <w:t xml:space="preserve">        </w:t>
      </w:r>
      <w:r w:rsidRPr="00983A12">
        <w:rPr>
          <w:lang w:val="pt-BR"/>
        </w:rPr>
        <w:t xml:space="preserve">case </w:t>
      </w:r>
      <w:proofErr w:type="spellStart"/>
      <w:r w:rsidRPr="00983A12">
        <w:rPr>
          <w:lang w:val="pt-BR"/>
        </w:rPr>
        <w:t>user</w:t>
      </w:r>
      <w:proofErr w:type="spellEnd"/>
      <w:r w:rsidRPr="00983A12">
        <w:rPr>
          <w:lang w:val="pt-BR"/>
        </w:rPr>
        <w:t xml:space="preserve"> === "</w:t>
      </w:r>
      <w:proofErr w:type="spellStart"/>
      <w:r w:rsidRPr="00983A12">
        <w:rPr>
          <w:lang w:val="pt-BR"/>
        </w:rPr>
        <w:t>tijeras</w:t>
      </w:r>
      <w:proofErr w:type="spellEnd"/>
      <w:r w:rsidRPr="00983A12">
        <w:rPr>
          <w:lang w:val="pt-BR"/>
        </w:rPr>
        <w:t xml:space="preserve">" &amp;&amp; </w:t>
      </w:r>
      <w:proofErr w:type="spellStart"/>
      <w:r w:rsidRPr="00983A12">
        <w:rPr>
          <w:lang w:val="pt-BR"/>
        </w:rPr>
        <w:t>cpu</w:t>
      </w:r>
      <w:proofErr w:type="spellEnd"/>
      <w:r w:rsidRPr="00983A12">
        <w:rPr>
          <w:lang w:val="pt-BR"/>
        </w:rPr>
        <w:t xml:space="preserve"> === "papel</w:t>
      </w:r>
      <w:proofErr w:type="gramStart"/>
      <w:r w:rsidRPr="00983A12">
        <w:rPr>
          <w:lang w:val="pt-BR"/>
        </w:rPr>
        <w:t>" :</w:t>
      </w:r>
      <w:proofErr w:type="gramEnd"/>
    </w:p>
    <w:p w14:paraId="60A6C9D3" w14:textId="77777777" w:rsidR="00B44AF6" w:rsidRDefault="00B44AF6" w:rsidP="00B44AF6">
      <w:pPr>
        <w:spacing w:after="0" w:line="240" w:lineRule="exact"/>
      </w:pPr>
      <w:r w:rsidRPr="00983A12">
        <w:rPr>
          <w:lang w:val="pt-BR"/>
        </w:rPr>
        <w:t xml:space="preserve">            </w:t>
      </w:r>
      <w:r>
        <w:t>console.log("Ganaste")</w:t>
      </w:r>
    </w:p>
    <w:p w14:paraId="79998342" w14:textId="77777777" w:rsidR="00B44AF6" w:rsidRDefault="00B44AF6" w:rsidP="00B44AF6">
      <w:pPr>
        <w:spacing w:after="0" w:line="240" w:lineRule="exact"/>
      </w:pPr>
      <w:r>
        <w:t xml:space="preserve">        break;</w:t>
      </w:r>
    </w:p>
    <w:p w14:paraId="114D727E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>
        <w:t xml:space="preserve">        </w:t>
      </w:r>
      <w:r w:rsidRPr="00983A12">
        <w:rPr>
          <w:lang w:val="pt-BR"/>
        </w:rPr>
        <w:t xml:space="preserve">case </w:t>
      </w:r>
      <w:proofErr w:type="spellStart"/>
      <w:r w:rsidRPr="00983A12">
        <w:rPr>
          <w:lang w:val="pt-BR"/>
        </w:rPr>
        <w:t>user</w:t>
      </w:r>
      <w:proofErr w:type="spellEnd"/>
      <w:r w:rsidRPr="00983A12">
        <w:rPr>
          <w:lang w:val="pt-BR"/>
        </w:rPr>
        <w:t xml:space="preserve"> === "</w:t>
      </w:r>
      <w:proofErr w:type="spellStart"/>
      <w:r w:rsidRPr="00983A12">
        <w:rPr>
          <w:lang w:val="pt-BR"/>
        </w:rPr>
        <w:t>piedra</w:t>
      </w:r>
      <w:proofErr w:type="spellEnd"/>
      <w:r w:rsidRPr="00983A12">
        <w:rPr>
          <w:lang w:val="pt-BR"/>
        </w:rPr>
        <w:t xml:space="preserve">" &amp;&amp; </w:t>
      </w:r>
      <w:proofErr w:type="spellStart"/>
      <w:r w:rsidRPr="00983A12">
        <w:rPr>
          <w:lang w:val="pt-BR"/>
        </w:rPr>
        <w:t>cpu</w:t>
      </w:r>
      <w:proofErr w:type="spellEnd"/>
      <w:r w:rsidRPr="00983A12">
        <w:rPr>
          <w:lang w:val="pt-BR"/>
        </w:rPr>
        <w:t xml:space="preserve"> === "</w:t>
      </w:r>
      <w:proofErr w:type="spellStart"/>
      <w:r w:rsidRPr="00983A12">
        <w:rPr>
          <w:lang w:val="pt-BR"/>
        </w:rPr>
        <w:t>tijeras</w:t>
      </w:r>
      <w:proofErr w:type="spellEnd"/>
      <w:proofErr w:type="gramStart"/>
      <w:r w:rsidRPr="00983A12">
        <w:rPr>
          <w:lang w:val="pt-BR"/>
        </w:rPr>
        <w:t>" :</w:t>
      </w:r>
      <w:proofErr w:type="gramEnd"/>
    </w:p>
    <w:p w14:paraId="632DF475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            console.log("</w:t>
      </w:r>
      <w:proofErr w:type="spellStart"/>
      <w:r w:rsidRPr="00983A12">
        <w:rPr>
          <w:lang w:val="pt-BR"/>
        </w:rPr>
        <w:t>Ganaste</w:t>
      </w:r>
      <w:proofErr w:type="spellEnd"/>
      <w:r w:rsidRPr="00983A12">
        <w:rPr>
          <w:lang w:val="pt-BR"/>
        </w:rPr>
        <w:t>")</w:t>
      </w:r>
    </w:p>
    <w:p w14:paraId="75081E8B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        break;</w:t>
      </w:r>
    </w:p>
    <w:p w14:paraId="5388A5DE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        case </w:t>
      </w:r>
      <w:proofErr w:type="spellStart"/>
      <w:r w:rsidRPr="00983A12">
        <w:rPr>
          <w:lang w:val="pt-BR"/>
        </w:rPr>
        <w:t>user</w:t>
      </w:r>
      <w:proofErr w:type="spellEnd"/>
      <w:r w:rsidRPr="00983A12">
        <w:rPr>
          <w:lang w:val="pt-BR"/>
        </w:rPr>
        <w:t xml:space="preserve"> === "papel" &amp;&amp; </w:t>
      </w:r>
      <w:proofErr w:type="spellStart"/>
      <w:r w:rsidRPr="00983A12">
        <w:rPr>
          <w:lang w:val="pt-BR"/>
        </w:rPr>
        <w:t>cpu</w:t>
      </w:r>
      <w:proofErr w:type="spellEnd"/>
      <w:r w:rsidRPr="00983A12">
        <w:rPr>
          <w:lang w:val="pt-BR"/>
        </w:rPr>
        <w:t xml:space="preserve"> === "</w:t>
      </w:r>
      <w:proofErr w:type="spellStart"/>
      <w:r w:rsidRPr="00983A12">
        <w:rPr>
          <w:lang w:val="pt-BR"/>
        </w:rPr>
        <w:t>piedra</w:t>
      </w:r>
      <w:proofErr w:type="spellEnd"/>
      <w:proofErr w:type="gramStart"/>
      <w:r w:rsidRPr="00983A12">
        <w:rPr>
          <w:lang w:val="pt-BR"/>
        </w:rPr>
        <w:t>" :</w:t>
      </w:r>
      <w:proofErr w:type="gramEnd"/>
    </w:p>
    <w:p w14:paraId="3C501ABA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            console.log("</w:t>
      </w:r>
      <w:proofErr w:type="spellStart"/>
      <w:r w:rsidRPr="00983A12">
        <w:rPr>
          <w:lang w:val="pt-BR"/>
        </w:rPr>
        <w:t>Ganaste</w:t>
      </w:r>
      <w:proofErr w:type="spellEnd"/>
      <w:r w:rsidRPr="00983A12">
        <w:rPr>
          <w:lang w:val="pt-BR"/>
        </w:rPr>
        <w:t>")</w:t>
      </w:r>
    </w:p>
    <w:p w14:paraId="681E2CAE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        break;</w:t>
      </w:r>
    </w:p>
    <w:p w14:paraId="68A50A9E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        default: </w:t>
      </w:r>
    </w:p>
    <w:p w14:paraId="1E952F75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            console.log("</w:t>
      </w:r>
      <w:proofErr w:type="spellStart"/>
      <w:r w:rsidRPr="00983A12">
        <w:rPr>
          <w:lang w:val="pt-BR"/>
        </w:rPr>
        <w:t>Perdiste</w:t>
      </w:r>
      <w:proofErr w:type="spellEnd"/>
      <w:r w:rsidRPr="00983A12">
        <w:rPr>
          <w:lang w:val="pt-BR"/>
        </w:rPr>
        <w:t>")</w:t>
      </w:r>
    </w:p>
    <w:p w14:paraId="5C4A7019" w14:textId="77777777" w:rsidR="00B44AF6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    }</w:t>
      </w:r>
    </w:p>
    <w:p w14:paraId="3F5CD424" w14:textId="2EBB4BB2" w:rsidR="001F30AB" w:rsidRPr="00983A12" w:rsidRDefault="00B44AF6" w:rsidP="00B44AF6">
      <w:pPr>
        <w:spacing w:after="0" w:line="240" w:lineRule="exact"/>
        <w:rPr>
          <w:lang w:val="pt-BR"/>
        </w:rPr>
      </w:pPr>
      <w:r w:rsidRPr="00983A12">
        <w:rPr>
          <w:lang w:val="pt-BR"/>
        </w:rPr>
        <w:t>}</w:t>
      </w:r>
    </w:p>
    <w:p w14:paraId="185FDA95" w14:textId="30514E49" w:rsidR="001F30AB" w:rsidRPr="00983A12" w:rsidRDefault="001F30AB">
      <w:pPr>
        <w:rPr>
          <w:lang w:val="pt-BR"/>
        </w:rPr>
      </w:pPr>
    </w:p>
    <w:p w14:paraId="3A351D4A" w14:textId="22B16066" w:rsidR="001F30AB" w:rsidRPr="00983A12" w:rsidRDefault="001F30AB">
      <w:pPr>
        <w:rPr>
          <w:lang w:val="pt-BR"/>
        </w:rPr>
      </w:pPr>
    </w:p>
    <w:p w14:paraId="5D0BDC73" w14:textId="77777777" w:rsidR="00DF0818" w:rsidRPr="00983A12" w:rsidRDefault="00DF0818" w:rsidP="00DF0818">
      <w:pPr>
        <w:spacing w:after="0" w:line="240" w:lineRule="exact"/>
        <w:rPr>
          <w:lang w:val="pt-BR"/>
        </w:rPr>
      </w:pPr>
      <w:proofErr w:type="spellStart"/>
      <w:r w:rsidRPr="00983A12">
        <w:rPr>
          <w:lang w:val="pt-BR"/>
        </w:rPr>
        <w:t>function</w:t>
      </w:r>
      <w:proofErr w:type="spellEnd"/>
      <w:r w:rsidRPr="00983A12">
        <w:rPr>
          <w:lang w:val="pt-BR"/>
        </w:rPr>
        <w:t xml:space="preserve"> </w:t>
      </w:r>
      <w:proofErr w:type="spellStart"/>
      <w:r w:rsidRPr="00983A12">
        <w:rPr>
          <w:lang w:val="pt-BR"/>
        </w:rPr>
        <w:t>solution</w:t>
      </w:r>
      <w:proofErr w:type="spellEnd"/>
      <w:r w:rsidRPr="00983A12">
        <w:rPr>
          <w:lang w:val="pt-BR"/>
        </w:rPr>
        <w:t>(</w:t>
      </w:r>
      <w:proofErr w:type="spellStart"/>
      <w:r w:rsidRPr="00983A12">
        <w:rPr>
          <w:lang w:val="pt-BR"/>
        </w:rPr>
        <w:t>article</w:t>
      </w:r>
      <w:proofErr w:type="spellEnd"/>
      <w:r w:rsidRPr="00983A12">
        <w:rPr>
          <w:lang w:val="pt-BR"/>
        </w:rPr>
        <w:t>) {</w:t>
      </w:r>
    </w:p>
    <w:p w14:paraId="2B151A32" w14:textId="77777777" w:rsidR="00DF0818" w:rsidRPr="00DF0818" w:rsidRDefault="00DF0818" w:rsidP="00DF0818">
      <w:pPr>
        <w:spacing w:after="0" w:line="240" w:lineRule="exact"/>
        <w:rPr>
          <w:lang w:val="en-US"/>
        </w:rPr>
      </w:pPr>
      <w:r w:rsidRPr="00983A12">
        <w:rPr>
          <w:lang w:val="pt-BR"/>
        </w:rPr>
        <w:t xml:space="preserve">   </w:t>
      </w:r>
      <w:r w:rsidRPr="00DF0818">
        <w:rPr>
          <w:lang w:val="en-US"/>
        </w:rPr>
        <w:t>switch (true) {</w:t>
      </w:r>
    </w:p>
    <w:p w14:paraId="639AB1A6" w14:textId="77777777" w:rsidR="00DF0818" w:rsidRPr="00983A12" w:rsidRDefault="00DF0818" w:rsidP="00DF0818">
      <w:pPr>
        <w:spacing w:after="0" w:line="240" w:lineRule="exact"/>
        <w:rPr>
          <w:lang w:val="en-US"/>
        </w:rPr>
      </w:pPr>
      <w:r w:rsidRPr="00DF0818">
        <w:rPr>
          <w:lang w:val="en-US"/>
        </w:rPr>
        <w:t xml:space="preserve">     </w:t>
      </w:r>
      <w:r w:rsidRPr="00983A12">
        <w:rPr>
          <w:lang w:val="en-US"/>
        </w:rPr>
        <w:t>case (article == "</w:t>
      </w:r>
      <w:proofErr w:type="spellStart"/>
      <w:r w:rsidRPr="00983A12">
        <w:rPr>
          <w:lang w:val="en-US"/>
        </w:rPr>
        <w:t>computadora</w:t>
      </w:r>
      <w:proofErr w:type="spellEnd"/>
      <w:r w:rsidRPr="00983A12">
        <w:rPr>
          <w:lang w:val="en-US"/>
        </w:rPr>
        <w:t>"):</w:t>
      </w:r>
    </w:p>
    <w:p w14:paraId="409E2411" w14:textId="77777777" w:rsidR="00DF0818" w:rsidRDefault="00DF0818" w:rsidP="00DF0818">
      <w:pPr>
        <w:spacing w:after="0" w:line="240" w:lineRule="exact"/>
      </w:pPr>
      <w:r w:rsidRPr="00983A12">
        <w:rPr>
          <w:lang w:val="en-US"/>
        </w:rPr>
        <w:t xml:space="preserve">       </w:t>
      </w:r>
      <w:proofErr w:type="spellStart"/>
      <w:r>
        <w:t>return</w:t>
      </w:r>
      <w:proofErr w:type="spellEnd"/>
      <w:r>
        <w:t xml:space="preserve"> "Con mi computadora puedo programar usando JavaScript";</w:t>
      </w:r>
    </w:p>
    <w:p w14:paraId="0DDA7632" w14:textId="77777777" w:rsidR="00DF0818" w:rsidRDefault="00DF0818" w:rsidP="00DF0818">
      <w:pPr>
        <w:spacing w:after="0" w:line="240" w:lineRule="exact"/>
      </w:pPr>
      <w:r>
        <w:t xml:space="preserve">     case (</w:t>
      </w:r>
      <w:proofErr w:type="spellStart"/>
      <w:r>
        <w:t>article</w:t>
      </w:r>
      <w:proofErr w:type="spellEnd"/>
      <w:r>
        <w:t xml:space="preserve"> == "celular"):</w:t>
      </w:r>
    </w:p>
    <w:p w14:paraId="10F523B9" w14:textId="77777777" w:rsidR="00DF0818" w:rsidRDefault="00DF0818" w:rsidP="00DF0818">
      <w:pPr>
        <w:spacing w:after="0" w:line="240" w:lineRule="exact"/>
      </w:pPr>
      <w:r>
        <w:t xml:space="preserve">       </w:t>
      </w:r>
      <w:proofErr w:type="spellStart"/>
      <w:r>
        <w:t>return</w:t>
      </w:r>
      <w:proofErr w:type="spellEnd"/>
      <w:r>
        <w:t xml:space="preserve"> "En mi celular puedo aprender usando la app de </w:t>
      </w:r>
      <w:proofErr w:type="spellStart"/>
      <w:r>
        <w:t>Platzi</w:t>
      </w:r>
      <w:proofErr w:type="spellEnd"/>
      <w:r>
        <w:t>";</w:t>
      </w:r>
    </w:p>
    <w:p w14:paraId="27683598" w14:textId="77777777" w:rsidR="00DF0818" w:rsidRDefault="00DF0818" w:rsidP="00DF0818">
      <w:pPr>
        <w:spacing w:after="0" w:line="240" w:lineRule="exact"/>
      </w:pPr>
      <w:r>
        <w:t xml:space="preserve">     case (</w:t>
      </w:r>
      <w:proofErr w:type="spellStart"/>
      <w:r>
        <w:t>article</w:t>
      </w:r>
      <w:proofErr w:type="spellEnd"/>
      <w:r>
        <w:t xml:space="preserve"> == "cable"):</w:t>
      </w:r>
    </w:p>
    <w:p w14:paraId="63DCC356" w14:textId="77777777" w:rsidR="00DF0818" w:rsidRDefault="00DF0818" w:rsidP="00DF0818">
      <w:pPr>
        <w:spacing w:after="0" w:line="240" w:lineRule="exact"/>
      </w:pPr>
      <w:r>
        <w:t xml:space="preserve">       </w:t>
      </w:r>
      <w:proofErr w:type="spellStart"/>
      <w:r>
        <w:t>return</w:t>
      </w:r>
      <w:proofErr w:type="spellEnd"/>
      <w:r>
        <w:t xml:space="preserve"> "¡Hay un cable en mi bota!";</w:t>
      </w:r>
    </w:p>
    <w:p w14:paraId="273EA026" w14:textId="77777777" w:rsidR="00DF0818" w:rsidRDefault="00DF0818" w:rsidP="00DF0818">
      <w:pPr>
        <w:spacing w:after="0" w:line="240" w:lineRule="exact"/>
      </w:pPr>
      <w:r>
        <w:t xml:space="preserve">     default:</w:t>
      </w:r>
    </w:p>
    <w:p w14:paraId="2892867B" w14:textId="77777777" w:rsidR="00DF0818" w:rsidRDefault="00DF0818" w:rsidP="00DF0818">
      <w:pPr>
        <w:spacing w:after="0" w:line="240" w:lineRule="exact"/>
      </w:pPr>
      <w:r>
        <w:t xml:space="preserve">       </w:t>
      </w:r>
      <w:proofErr w:type="spellStart"/>
      <w:r>
        <w:t>return</w:t>
      </w:r>
      <w:proofErr w:type="spellEnd"/>
      <w:r>
        <w:t xml:space="preserve"> "Artículo no encontrado";</w:t>
      </w:r>
    </w:p>
    <w:p w14:paraId="183DEAC3" w14:textId="77777777" w:rsidR="00DF0818" w:rsidRDefault="00DF0818" w:rsidP="00DF0818">
      <w:pPr>
        <w:spacing w:after="0" w:line="240" w:lineRule="exact"/>
      </w:pPr>
      <w:r>
        <w:t xml:space="preserve">   }</w:t>
      </w:r>
    </w:p>
    <w:p w14:paraId="1A63F8A9" w14:textId="77777777" w:rsidR="00DF0818" w:rsidRDefault="00DF0818" w:rsidP="00DF0818">
      <w:pPr>
        <w:spacing w:after="0" w:line="240" w:lineRule="exact"/>
      </w:pPr>
      <w:r>
        <w:t xml:space="preserve"> }</w:t>
      </w:r>
    </w:p>
    <w:p w14:paraId="08471941" w14:textId="77777777" w:rsidR="00DF0818" w:rsidRDefault="00DF0818" w:rsidP="00DF0818">
      <w:pPr>
        <w:spacing w:after="0" w:line="240" w:lineRule="exact"/>
      </w:pPr>
    </w:p>
    <w:p w14:paraId="2AA08C62" w14:textId="77777777" w:rsidR="00DF0818" w:rsidRDefault="00DF0818" w:rsidP="00DF0818">
      <w:pPr>
        <w:spacing w:after="0" w:line="240" w:lineRule="exact"/>
      </w:pPr>
      <w:r>
        <w:t xml:space="preserve">  </w:t>
      </w:r>
      <w:proofErr w:type="spellStart"/>
      <w:r>
        <w:t>solution</w:t>
      </w:r>
      <w:proofErr w:type="spellEnd"/>
      <w:r>
        <w:t>('computadora')</w:t>
      </w:r>
    </w:p>
    <w:p w14:paraId="6C366729" w14:textId="77777777" w:rsidR="00DF0818" w:rsidRDefault="00DF0818" w:rsidP="00DF0818">
      <w:pPr>
        <w:spacing w:after="0" w:line="240" w:lineRule="exact"/>
      </w:pPr>
      <w:r>
        <w:t xml:space="preserve">  </w:t>
      </w:r>
      <w:proofErr w:type="spellStart"/>
      <w:r>
        <w:t>solution</w:t>
      </w:r>
      <w:proofErr w:type="spellEnd"/>
      <w:r>
        <w:t>('celular')</w:t>
      </w:r>
    </w:p>
    <w:p w14:paraId="7E208EBF" w14:textId="77777777" w:rsidR="00DF0818" w:rsidRDefault="00DF0818" w:rsidP="00DF0818">
      <w:pPr>
        <w:spacing w:after="0" w:line="240" w:lineRule="exact"/>
      </w:pPr>
      <w:r>
        <w:t xml:space="preserve">  </w:t>
      </w:r>
      <w:proofErr w:type="spellStart"/>
      <w:r>
        <w:t>solution</w:t>
      </w:r>
      <w:proofErr w:type="spellEnd"/>
      <w:r>
        <w:t>('cable')</w:t>
      </w:r>
    </w:p>
    <w:p w14:paraId="09CBEB98" w14:textId="42112328" w:rsidR="001F30AB" w:rsidRPr="005A390D" w:rsidRDefault="00DF0818" w:rsidP="00DF0818">
      <w:pPr>
        <w:spacing w:after="0" w:line="240" w:lineRule="exact"/>
      </w:pPr>
      <w:r>
        <w:t xml:space="preserve">  </w:t>
      </w:r>
      <w:proofErr w:type="spellStart"/>
      <w:r>
        <w:t>solution</w:t>
      </w:r>
      <w:proofErr w:type="spellEnd"/>
      <w:r>
        <w:t>('ornitorrinco')</w:t>
      </w:r>
    </w:p>
    <w:p w14:paraId="4F763FAE" w14:textId="0675C32B" w:rsidR="001F30AB" w:rsidRPr="005A390D" w:rsidRDefault="001F30AB"/>
    <w:p w14:paraId="6ECCEAA3" w14:textId="46525AE3" w:rsidR="001F30AB" w:rsidRPr="005A390D" w:rsidRDefault="001F30AB"/>
    <w:p w14:paraId="6075910D" w14:textId="194A90B8" w:rsidR="001F30AB" w:rsidRPr="005A390D" w:rsidRDefault="001F30AB"/>
    <w:p w14:paraId="5C9E9305" w14:textId="7013F297" w:rsidR="001F30AB" w:rsidRPr="005A390D" w:rsidRDefault="005E02EA" w:rsidP="005E02EA">
      <w:pPr>
        <w:jc w:val="center"/>
      </w:pPr>
      <w:r>
        <w:rPr>
          <w:noProof/>
        </w:rPr>
        <w:lastRenderedPageBreak/>
        <w:drawing>
          <wp:inline distT="0" distB="0" distL="0" distR="0" wp14:anchorId="7B3C173E" wp14:editId="55B3AA3D">
            <wp:extent cx="3057644" cy="87058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04" cy="871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EA11" w14:textId="372E7248" w:rsidR="001F30AB" w:rsidRPr="005A390D" w:rsidRDefault="001F30AB"/>
    <w:p w14:paraId="3C7F01CD" w14:textId="77777777" w:rsidR="00AC263F" w:rsidRDefault="00AC263F" w:rsidP="00AC263F">
      <w:proofErr w:type="spellStart"/>
      <w:r>
        <w:t>var</w:t>
      </w:r>
      <w:proofErr w:type="spellEnd"/>
      <w:r>
        <w:t xml:space="preserve"> frutas = ["manzana", "Banano", "Pera", "Uva"];</w:t>
      </w:r>
    </w:p>
    <w:p w14:paraId="6F74F454" w14:textId="77777777" w:rsidR="00AC263F" w:rsidRDefault="00AC263F" w:rsidP="00AC263F">
      <w:pPr>
        <w:spacing w:after="0" w:line="240" w:lineRule="exact"/>
      </w:pPr>
      <w:r>
        <w:t>console.log(frutas);</w:t>
      </w:r>
    </w:p>
    <w:p w14:paraId="74CE3911" w14:textId="77777777" w:rsidR="00AC263F" w:rsidRDefault="00AC263F" w:rsidP="00AC263F">
      <w:pPr>
        <w:spacing w:after="0" w:line="240" w:lineRule="exact"/>
      </w:pPr>
      <w:r>
        <w:t>console.log(</w:t>
      </w:r>
      <w:proofErr w:type="gramStart"/>
      <w:r>
        <w:t>frutas[</w:t>
      </w:r>
      <w:proofErr w:type="gramEnd"/>
      <w:r>
        <w:t>2]);</w:t>
      </w:r>
    </w:p>
    <w:p w14:paraId="26703970" w14:textId="77777777" w:rsidR="00AC263F" w:rsidRDefault="00AC263F" w:rsidP="00AC263F">
      <w:pPr>
        <w:spacing w:after="0" w:line="240" w:lineRule="exact"/>
      </w:pPr>
      <w:r>
        <w:t>console.log(</w:t>
      </w:r>
      <w:proofErr w:type="spellStart"/>
      <w:proofErr w:type="gramStart"/>
      <w:r>
        <w:t>frutas.length</w:t>
      </w:r>
      <w:proofErr w:type="spellEnd"/>
      <w:proofErr w:type="gramEnd"/>
      <w:r>
        <w:t>);</w:t>
      </w:r>
    </w:p>
    <w:p w14:paraId="3A5845B2" w14:textId="77777777" w:rsidR="00AC263F" w:rsidRDefault="00AC263F" w:rsidP="00AC263F">
      <w:pPr>
        <w:spacing w:after="0" w:line="240" w:lineRule="exact"/>
      </w:pPr>
    </w:p>
    <w:p w14:paraId="6776867E" w14:textId="77777777" w:rsidR="00AC263F" w:rsidRDefault="00AC263F" w:rsidP="00AC263F">
      <w:pPr>
        <w:spacing w:after="0" w:line="240" w:lineRule="exact"/>
      </w:pPr>
      <w:r>
        <w:t xml:space="preserve">// Como mutar o cambiar el </w:t>
      </w:r>
      <w:proofErr w:type="spellStart"/>
      <w:r>
        <w:t>Arrays</w:t>
      </w:r>
      <w:proofErr w:type="spellEnd"/>
    </w:p>
    <w:p w14:paraId="49127EE4" w14:textId="77777777" w:rsidR="00AC263F" w:rsidRDefault="00AC263F" w:rsidP="00AC263F">
      <w:pPr>
        <w:spacing w:after="0" w:line="240" w:lineRule="exact"/>
      </w:pPr>
      <w:r>
        <w:t xml:space="preserve">// </w:t>
      </w:r>
      <w:proofErr w:type="spellStart"/>
      <w:r>
        <w:t>push</w:t>
      </w:r>
      <w:proofErr w:type="spellEnd"/>
      <w:r>
        <w:t xml:space="preserve"> va agregar elementos al final de mi </w:t>
      </w:r>
      <w:proofErr w:type="spellStart"/>
      <w:r>
        <w:t>Arrays</w:t>
      </w:r>
      <w:proofErr w:type="spellEnd"/>
      <w:r>
        <w:t>, llamado frutas</w:t>
      </w:r>
    </w:p>
    <w:p w14:paraId="659AD8FA" w14:textId="77777777" w:rsidR="00AC263F" w:rsidRDefault="00AC263F" w:rsidP="00AC263F">
      <w:pPr>
        <w:spacing w:after="0" w:line="240" w:lineRule="exact"/>
      </w:pPr>
      <w:r>
        <w:t xml:space="preserve">// pop permite </w:t>
      </w:r>
      <w:proofErr w:type="spellStart"/>
      <w:r>
        <w:t>eleiminar</w:t>
      </w:r>
      <w:proofErr w:type="spellEnd"/>
      <w:r>
        <w:t xml:space="preserve"> un elemento u objeto de mi array</w:t>
      </w:r>
    </w:p>
    <w:p w14:paraId="0082DB19" w14:textId="77777777" w:rsidR="00AC263F" w:rsidRDefault="00AC263F" w:rsidP="00AC263F">
      <w:pPr>
        <w:spacing w:after="0" w:line="240" w:lineRule="exact"/>
      </w:pPr>
    </w:p>
    <w:p w14:paraId="371BED41" w14:textId="77777777" w:rsidR="00AC263F" w:rsidRPr="00AC263F" w:rsidRDefault="00AC263F" w:rsidP="00AC263F">
      <w:pPr>
        <w:spacing w:after="0" w:line="240" w:lineRule="exact"/>
        <w:rPr>
          <w:lang w:val="pt-BR"/>
        </w:rPr>
      </w:pPr>
      <w:r w:rsidRPr="00AC263F">
        <w:rPr>
          <w:lang w:val="pt-BR"/>
        </w:rPr>
        <w:t xml:space="preserve">var </w:t>
      </w:r>
      <w:proofErr w:type="spellStart"/>
      <w:r w:rsidRPr="00AC263F">
        <w:rPr>
          <w:lang w:val="pt-BR"/>
        </w:rPr>
        <w:t>masFrutas</w:t>
      </w:r>
      <w:proofErr w:type="spellEnd"/>
      <w:r w:rsidRPr="00AC263F">
        <w:rPr>
          <w:lang w:val="pt-BR"/>
        </w:rPr>
        <w:t xml:space="preserve"> = </w:t>
      </w:r>
      <w:proofErr w:type="spellStart"/>
      <w:proofErr w:type="gramStart"/>
      <w:r w:rsidRPr="00AC263F">
        <w:rPr>
          <w:lang w:val="pt-BR"/>
        </w:rPr>
        <w:t>frutas.push</w:t>
      </w:r>
      <w:proofErr w:type="spellEnd"/>
      <w:proofErr w:type="gramEnd"/>
      <w:r w:rsidRPr="00AC263F">
        <w:rPr>
          <w:lang w:val="pt-BR"/>
        </w:rPr>
        <w:t>("Fresa");</w:t>
      </w:r>
    </w:p>
    <w:p w14:paraId="45699FAB" w14:textId="77777777" w:rsidR="00AC263F" w:rsidRPr="00AC263F" w:rsidRDefault="00AC263F" w:rsidP="00AC263F">
      <w:pPr>
        <w:spacing w:after="0" w:line="240" w:lineRule="exact"/>
        <w:rPr>
          <w:lang w:val="pt-BR"/>
        </w:rPr>
      </w:pPr>
    </w:p>
    <w:p w14:paraId="001F4C40" w14:textId="77777777" w:rsidR="00AC263F" w:rsidRPr="0059250D" w:rsidRDefault="00AC263F" w:rsidP="00AC263F">
      <w:pPr>
        <w:spacing w:after="0" w:line="240" w:lineRule="exact"/>
        <w:rPr>
          <w:lang w:val="pt-BR"/>
        </w:rPr>
      </w:pPr>
      <w:r w:rsidRPr="0059250D">
        <w:rPr>
          <w:lang w:val="pt-BR"/>
        </w:rPr>
        <w:t>frutas = ["</w:t>
      </w:r>
      <w:proofErr w:type="spellStart"/>
      <w:r w:rsidRPr="0059250D">
        <w:rPr>
          <w:lang w:val="pt-BR"/>
        </w:rPr>
        <w:t>manzana</w:t>
      </w:r>
      <w:proofErr w:type="spellEnd"/>
      <w:r w:rsidRPr="0059250D">
        <w:rPr>
          <w:lang w:val="pt-BR"/>
        </w:rPr>
        <w:t>", "</w:t>
      </w:r>
      <w:proofErr w:type="spellStart"/>
      <w:r w:rsidRPr="0059250D">
        <w:rPr>
          <w:lang w:val="pt-BR"/>
        </w:rPr>
        <w:t>Banano</w:t>
      </w:r>
      <w:proofErr w:type="spellEnd"/>
      <w:r w:rsidRPr="0059250D">
        <w:rPr>
          <w:lang w:val="pt-BR"/>
        </w:rPr>
        <w:t>", "Pera", "Uva", "Fresa"];</w:t>
      </w:r>
    </w:p>
    <w:p w14:paraId="4BBCE0A8" w14:textId="77777777" w:rsidR="00AC263F" w:rsidRPr="0059250D" w:rsidRDefault="00AC263F" w:rsidP="00AC263F">
      <w:pPr>
        <w:spacing w:after="0" w:line="240" w:lineRule="exact"/>
        <w:rPr>
          <w:lang w:val="pt-BR"/>
        </w:rPr>
      </w:pPr>
    </w:p>
    <w:p w14:paraId="0BE30169" w14:textId="280369B9" w:rsidR="001F30AB" w:rsidRPr="0059250D" w:rsidRDefault="00AC263F" w:rsidP="00AC263F">
      <w:pPr>
        <w:spacing w:after="0" w:line="240" w:lineRule="exact"/>
        <w:rPr>
          <w:lang w:val="pt-BR"/>
        </w:rPr>
      </w:pPr>
      <w:r w:rsidRPr="0059250D">
        <w:rPr>
          <w:lang w:val="pt-BR"/>
        </w:rPr>
        <w:t xml:space="preserve">var </w:t>
      </w:r>
      <w:proofErr w:type="spellStart"/>
      <w:r w:rsidRPr="0059250D">
        <w:rPr>
          <w:lang w:val="pt-BR"/>
        </w:rPr>
        <w:t>ultimo</w:t>
      </w:r>
      <w:proofErr w:type="spellEnd"/>
      <w:r w:rsidRPr="0059250D">
        <w:rPr>
          <w:lang w:val="pt-BR"/>
        </w:rPr>
        <w:t xml:space="preserve"> = </w:t>
      </w:r>
      <w:proofErr w:type="spellStart"/>
      <w:r w:rsidRPr="0059250D">
        <w:rPr>
          <w:lang w:val="pt-BR"/>
        </w:rPr>
        <w:t>frutas.pop</w:t>
      </w:r>
      <w:proofErr w:type="spellEnd"/>
      <w:r w:rsidRPr="0059250D">
        <w:rPr>
          <w:lang w:val="pt-BR"/>
        </w:rPr>
        <w:t>("Fresa");</w:t>
      </w:r>
    </w:p>
    <w:p w14:paraId="5A7B4F75" w14:textId="691722BA" w:rsidR="001F30AB" w:rsidRPr="0059250D" w:rsidRDefault="001F30AB">
      <w:pPr>
        <w:rPr>
          <w:lang w:val="pt-BR"/>
        </w:rPr>
      </w:pPr>
    </w:p>
    <w:p w14:paraId="379C1A87" w14:textId="7AB28887" w:rsidR="005A390D" w:rsidRPr="0059250D" w:rsidRDefault="005A390D">
      <w:pPr>
        <w:rPr>
          <w:lang w:val="pt-BR"/>
        </w:rPr>
      </w:pPr>
    </w:p>
    <w:p w14:paraId="2DD5AB7D" w14:textId="77777777" w:rsidR="0059250D" w:rsidRPr="00983A12" w:rsidRDefault="0059250D" w:rsidP="0059250D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// Como mutar o cambiar </w:t>
      </w:r>
      <w:proofErr w:type="spellStart"/>
      <w:r w:rsidRPr="00983A12">
        <w:rPr>
          <w:lang w:val="pt-BR"/>
        </w:rPr>
        <w:t>el</w:t>
      </w:r>
      <w:proofErr w:type="spellEnd"/>
      <w:r w:rsidRPr="00983A12">
        <w:rPr>
          <w:lang w:val="pt-BR"/>
        </w:rPr>
        <w:t xml:space="preserve"> </w:t>
      </w:r>
      <w:proofErr w:type="spellStart"/>
      <w:r w:rsidRPr="00983A12">
        <w:rPr>
          <w:lang w:val="pt-BR"/>
        </w:rPr>
        <w:t>Arrays</w:t>
      </w:r>
      <w:proofErr w:type="spellEnd"/>
    </w:p>
    <w:p w14:paraId="7920AA21" w14:textId="77777777" w:rsidR="0059250D" w:rsidRPr="00983A12" w:rsidRDefault="0059250D" w:rsidP="0059250D">
      <w:pPr>
        <w:spacing w:after="0" w:line="240" w:lineRule="exact"/>
        <w:rPr>
          <w:lang w:val="pt-BR"/>
        </w:rPr>
      </w:pPr>
      <w:r w:rsidRPr="00983A12">
        <w:rPr>
          <w:lang w:val="pt-BR"/>
        </w:rPr>
        <w:t xml:space="preserve">// </w:t>
      </w:r>
      <w:proofErr w:type="spellStart"/>
      <w:r w:rsidRPr="00983A12">
        <w:rPr>
          <w:lang w:val="pt-BR"/>
        </w:rPr>
        <w:t>push</w:t>
      </w:r>
      <w:proofErr w:type="spellEnd"/>
      <w:r w:rsidRPr="00983A12">
        <w:rPr>
          <w:lang w:val="pt-BR"/>
        </w:rPr>
        <w:t xml:space="preserve"> </w:t>
      </w:r>
      <w:proofErr w:type="spellStart"/>
      <w:r w:rsidRPr="00983A12">
        <w:rPr>
          <w:lang w:val="pt-BR"/>
        </w:rPr>
        <w:t>va</w:t>
      </w:r>
      <w:proofErr w:type="spellEnd"/>
      <w:r w:rsidRPr="00983A12">
        <w:rPr>
          <w:lang w:val="pt-BR"/>
        </w:rPr>
        <w:t xml:space="preserve"> agregar elementos al final de mi </w:t>
      </w:r>
      <w:proofErr w:type="spellStart"/>
      <w:r w:rsidRPr="00983A12">
        <w:rPr>
          <w:lang w:val="pt-BR"/>
        </w:rPr>
        <w:t>Arrays</w:t>
      </w:r>
      <w:proofErr w:type="spellEnd"/>
      <w:r w:rsidRPr="00983A12">
        <w:rPr>
          <w:lang w:val="pt-BR"/>
        </w:rPr>
        <w:t xml:space="preserve">, </w:t>
      </w:r>
      <w:proofErr w:type="spellStart"/>
      <w:r w:rsidRPr="00983A12">
        <w:rPr>
          <w:lang w:val="pt-BR"/>
        </w:rPr>
        <w:t>llamado</w:t>
      </w:r>
      <w:proofErr w:type="spellEnd"/>
      <w:r w:rsidRPr="00983A12">
        <w:rPr>
          <w:lang w:val="pt-BR"/>
        </w:rPr>
        <w:t xml:space="preserve"> frutas</w:t>
      </w:r>
    </w:p>
    <w:p w14:paraId="752BBE61" w14:textId="23A171B9" w:rsidR="0059250D" w:rsidRDefault="0059250D" w:rsidP="0059250D">
      <w:pPr>
        <w:spacing w:after="0" w:line="240" w:lineRule="exact"/>
      </w:pPr>
      <w:r>
        <w:t>// pop permite eliminar un elemento u objeto de mi array</w:t>
      </w:r>
    </w:p>
    <w:p w14:paraId="2A337BF6" w14:textId="0959B45C" w:rsidR="0059250D" w:rsidRDefault="0059250D" w:rsidP="0059250D">
      <w:pPr>
        <w:spacing w:after="0" w:line="240" w:lineRule="exact"/>
      </w:pPr>
      <w:r>
        <w:t xml:space="preserve">// </w:t>
      </w:r>
      <w:proofErr w:type="spellStart"/>
      <w:r>
        <w:t>unshift</w:t>
      </w:r>
      <w:proofErr w:type="spellEnd"/>
      <w:r>
        <w:t xml:space="preserve"> se utiliza para introducir un elemento al array, </w:t>
      </w:r>
      <w:proofErr w:type="spellStart"/>
      <w:r>
        <w:t>colocandolo</w:t>
      </w:r>
      <w:proofErr w:type="spellEnd"/>
      <w:r>
        <w:t xml:space="preserve"> al inicio </w:t>
      </w:r>
      <w:proofErr w:type="spellStart"/>
      <w:r>
        <w:t>de l</w:t>
      </w:r>
      <w:proofErr w:type="spellEnd"/>
      <w:r>
        <w:t xml:space="preserve"> array</w:t>
      </w:r>
    </w:p>
    <w:p w14:paraId="1427556D" w14:textId="77777777" w:rsidR="0059250D" w:rsidRDefault="0059250D" w:rsidP="0059250D">
      <w:pPr>
        <w:spacing w:after="0" w:line="240" w:lineRule="exact"/>
      </w:pPr>
      <w:r>
        <w:t>// shift eliminar el elemento que este en el inicio del array</w:t>
      </w:r>
    </w:p>
    <w:p w14:paraId="4404EDE5" w14:textId="5168F547" w:rsidR="0059250D" w:rsidRDefault="0059250D" w:rsidP="0059250D">
      <w:pPr>
        <w:spacing w:after="0" w:line="240" w:lineRule="exact"/>
      </w:pPr>
      <w:r>
        <w:t xml:space="preserve">// </w:t>
      </w:r>
      <w:proofErr w:type="spellStart"/>
      <w:r>
        <w:t>indexof</w:t>
      </w:r>
      <w:proofErr w:type="spellEnd"/>
      <w:r>
        <w:t xml:space="preserve"> muestra la posición de un elemento dentro del array</w:t>
      </w:r>
    </w:p>
    <w:p w14:paraId="0C2745FB" w14:textId="77777777" w:rsidR="0059250D" w:rsidRDefault="0059250D" w:rsidP="0059250D">
      <w:pPr>
        <w:spacing w:after="0" w:line="240" w:lineRule="exact"/>
      </w:pPr>
    </w:p>
    <w:p w14:paraId="59B47537" w14:textId="77777777" w:rsidR="0059250D" w:rsidRPr="0059250D" w:rsidRDefault="0059250D" w:rsidP="0059250D">
      <w:pPr>
        <w:spacing w:after="0" w:line="240" w:lineRule="exact"/>
        <w:rPr>
          <w:lang w:val="pt-BR"/>
        </w:rPr>
      </w:pPr>
      <w:r w:rsidRPr="0059250D">
        <w:rPr>
          <w:lang w:val="pt-BR"/>
        </w:rPr>
        <w:t xml:space="preserve">var </w:t>
      </w:r>
      <w:proofErr w:type="spellStart"/>
      <w:r w:rsidRPr="0059250D">
        <w:rPr>
          <w:lang w:val="pt-BR"/>
        </w:rPr>
        <w:t>masFrutas</w:t>
      </w:r>
      <w:proofErr w:type="spellEnd"/>
      <w:r w:rsidRPr="0059250D">
        <w:rPr>
          <w:lang w:val="pt-BR"/>
        </w:rPr>
        <w:t xml:space="preserve"> = </w:t>
      </w:r>
      <w:proofErr w:type="spellStart"/>
      <w:proofErr w:type="gramStart"/>
      <w:r w:rsidRPr="0059250D">
        <w:rPr>
          <w:lang w:val="pt-BR"/>
        </w:rPr>
        <w:t>frutas.push</w:t>
      </w:r>
      <w:proofErr w:type="spellEnd"/>
      <w:proofErr w:type="gramEnd"/>
      <w:r w:rsidRPr="0059250D">
        <w:rPr>
          <w:lang w:val="pt-BR"/>
        </w:rPr>
        <w:t>("Fresa");</w:t>
      </w:r>
    </w:p>
    <w:p w14:paraId="7B01A04F" w14:textId="77777777" w:rsidR="0059250D" w:rsidRPr="0059250D" w:rsidRDefault="0059250D" w:rsidP="0059250D">
      <w:pPr>
        <w:spacing w:after="0" w:line="240" w:lineRule="exact"/>
        <w:rPr>
          <w:lang w:val="pt-BR"/>
        </w:rPr>
      </w:pPr>
    </w:p>
    <w:p w14:paraId="086FF508" w14:textId="77777777" w:rsidR="0059250D" w:rsidRPr="0059250D" w:rsidRDefault="0059250D" w:rsidP="0059250D">
      <w:pPr>
        <w:spacing w:after="0" w:line="240" w:lineRule="exact"/>
        <w:rPr>
          <w:lang w:val="pt-BR"/>
        </w:rPr>
      </w:pPr>
      <w:r w:rsidRPr="0059250D">
        <w:rPr>
          <w:lang w:val="pt-BR"/>
        </w:rPr>
        <w:t>frutas = ["</w:t>
      </w:r>
      <w:proofErr w:type="spellStart"/>
      <w:r w:rsidRPr="0059250D">
        <w:rPr>
          <w:lang w:val="pt-BR"/>
        </w:rPr>
        <w:t>manzana</w:t>
      </w:r>
      <w:proofErr w:type="spellEnd"/>
      <w:r w:rsidRPr="0059250D">
        <w:rPr>
          <w:lang w:val="pt-BR"/>
        </w:rPr>
        <w:t>", "</w:t>
      </w:r>
      <w:proofErr w:type="spellStart"/>
      <w:r w:rsidRPr="0059250D">
        <w:rPr>
          <w:lang w:val="pt-BR"/>
        </w:rPr>
        <w:t>Banano</w:t>
      </w:r>
      <w:proofErr w:type="spellEnd"/>
      <w:r w:rsidRPr="0059250D">
        <w:rPr>
          <w:lang w:val="pt-BR"/>
        </w:rPr>
        <w:t>", "Pera", "Uva", "Fresa"];</w:t>
      </w:r>
    </w:p>
    <w:p w14:paraId="4A17F0F9" w14:textId="77777777" w:rsidR="0059250D" w:rsidRPr="0059250D" w:rsidRDefault="0059250D" w:rsidP="0059250D">
      <w:pPr>
        <w:spacing w:after="0" w:line="240" w:lineRule="exact"/>
        <w:rPr>
          <w:lang w:val="pt-BR"/>
        </w:rPr>
      </w:pPr>
    </w:p>
    <w:p w14:paraId="13845BB9" w14:textId="77777777" w:rsidR="0059250D" w:rsidRPr="0059250D" w:rsidRDefault="0059250D" w:rsidP="0059250D">
      <w:pPr>
        <w:spacing w:after="0" w:line="240" w:lineRule="exact"/>
        <w:rPr>
          <w:lang w:val="pt-BR"/>
        </w:rPr>
      </w:pPr>
      <w:r w:rsidRPr="0059250D">
        <w:rPr>
          <w:lang w:val="pt-BR"/>
        </w:rPr>
        <w:t xml:space="preserve">var </w:t>
      </w:r>
      <w:proofErr w:type="spellStart"/>
      <w:r w:rsidRPr="0059250D">
        <w:rPr>
          <w:lang w:val="pt-BR"/>
        </w:rPr>
        <w:t>ultimo</w:t>
      </w:r>
      <w:proofErr w:type="spellEnd"/>
      <w:r w:rsidRPr="0059250D">
        <w:rPr>
          <w:lang w:val="pt-BR"/>
        </w:rPr>
        <w:t xml:space="preserve"> = </w:t>
      </w:r>
      <w:proofErr w:type="spellStart"/>
      <w:r w:rsidRPr="0059250D">
        <w:rPr>
          <w:lang w:val="pt-BR"/>
        </w:rPr>
        <w:t>frutas.pop</w:t>
      </w:r>
      <w:proofErr w:type="spellEnd"/>
      <w:r w:rsidRPr="0059250D">
        <w:rPr>
          <w:lang w:val="pt-BR"/>
        </w:rPr>
        <w:t>("Fresa");</w:t>
      </w:r>
    </w:p>
    <w:p w14:paraId="57BF84D3" w14:textId="77777777" w:rsidR="0059250D" w:rsidRPr="0059250D" w:rsidRDefault="0059250D" w:rsidP="0059250D">
      <w:pPr>
        <w:spacing w:after="0" w:line="240" w:lineRule="exact"/>
        <w:rPr>
          <w:lang w:val="pt-BR"/>
        </w:rPr>
      </w:pPr>
    </w:p>
    <w:p w14:paraId="69576A77" w14:textId="77777777" w:rsidR="0059250D" w:rsidRPr="00983A12" w:rsidRDefault="0059250D" w:rsidP="0059250D">
      <w:pPr>
        <w:spacing w:after="0" w:line="240" w:lineRule="exact"/>
      </w:pPr>
      <w:proofErr w:type="spellStart"/>
      <w:r w:rsidRPr="00983A12">
        <w:t>var</w:t>
      </w:r>
      <w:proofErr w:type="spellEnd"/>
      <w:r w:rsidRPr="00983A12">
        <w:t xml:space="preserve"> </w:t>
      </w:r>
      <w:proofErr w:type="spellStart"/>
      <w:r w:rsidRPr="00983A12">
        <w:t>nuevalon</w:t>
      </w:r>
      <w:proofErr w:type="spellEnd"/>
      <w:r w:rsidRPr="00983A12">
        <w:t xml:space="preserve"> = </w:t>
      </w:r>
      <w:proofErr w:type="spellStart"/>
      <w:proofErr w:type="gramStart"/>
      <w:r w:rsidRPr="00983A12">
        <w:t>frutas.unshift</w:t>
      </w:r>
      <w:proofErr w:type="spellEnd"/>
      <w:proofErr w:type="gramEnd"/>
      <w:r w:rsidRPr="00983A12">
        <w:t>("Coco");</w:t>
      </w:r>
    </w:p>
    <w:p w14:paraId="599C52F0" w14:textId="77777777" w:rsidR="0059250D" w:rsidRPr="00983A12" w:rsidRDefault="0059250D" w:rsidP="0059250D">
      <w:pPr>
        <w:spacing w:after="0" w:line="240" w:lineRule="exact"/>
      </w:pPr>
    </w:p>
    <w:p w14:paraId="5D2696C1" w14:textId="77777777" w:rsidR="0059250D" w:rsidRPr="0059250D" w:rsidRDefault="0059250D" w:rsidP="0059250D">
      <w:pPr>
        <w:spacing w:after="0" w:line="240" w:lineRule="exact"/>
        <w:rPr>
          <w:lang w:val="pt-BR"/>
        </w:rPr>
      </w:pPr>
      <w:r w:rsidRPr="0059250D">
        <w:rPr>
          <w:lang w:val="pt-BR"/>
        </w:rPr>
        <w:t xml:space="preserve">var </w:t>
      </w:r>
      <w:proofErr w:type="spellStart"/>
      <w:r w:rsidRPr="0059250D">
        <w:rPr>
          <w:lang w:val="pt-BR"/>
        </w:rPr>
        <w:t>borrafruta</w:t>
      </w:r>
      <w:proofErr w:type="spellEnd"/>
      <w:r w:rsidRPr="0059250D">
        <w:rPr>
          <w:lang w:val="pt-BR"/>
        </w:rPr>
        <w:t xml:space="preserve"> = </w:t>
      </w:r>
      <w:proofErr w:type="spellStart"/>
      <w:proofErr w:type="gramStart"/>
      <w:r w:rsidRPr="0059250D">
        <w:rPr>
          <w:lang w:val="pt-BR"/>
        </w:rPr>
        <w:t>frutas.shift</w:t>
      </w:r>
      <w:proofErr w:type="spellEnd"/>
      <w:proofErr w:type="gramEnd"/>
      <w:r w:rsidRPr="0059250D">
        <w:rPr>
          <w:lang w:val="pt-BR"/>
        </w:rPr>
        <w:t>("Coco");</w:t>
      </w:r>
    </w:p>
    <w:p w14:paraId="2C725497" w14:textId="77777777" w:rsidR="0059250D" w:rsidRPr="0059250D" w:rsidRDefault="0059250D" w:rsidP="0059250D">
      <w:pPr>
        <w:spacing w:after="0" w:line="240" w:lineRule="exact"/>
        <w:rPr>
          <w:lang w:val="pt-BR"/>
        </w:rPr>
      </w:pPr>
    </w:p>
    <w:p w14:paraId="3923DC9A" w14:textId="77777777" w:rsidR="0059250D" w:rsidRDefault="0059250D" w:rsidP="0059250D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posicion</w:t>
      </w:r>
      <w:proofErr w:type="spellEnd"/>
      <w:r>
        <w:t xml:space="preserve"> = </w:t>
      </w:r>
      <w:proofErr w:type="spellStart"/>
      <w:proofErr w:type="gramStart"/>
      <w:r>
        <w:t>frutas.indexOf</w:t>
      </w:r>
      <w:proofErr w:type="spellEnd"/>
      <w:proofErr w:type="gramEnd"/>
      <w:r>
        <w:t>("Fresa");</w:t>
      </w:r>
    </w:p>
    <w:p w14:paraId="2E2C9AEE" w14:textId="2FD2DF2E" w:rsidR="005A390D" w:rsidRDefault="0059250D" w:rsidP="0059250D">
      <w:pPr>
        <w:spacing w:after="0" w:line="240" w:lineRule="exact"/>
      </w:pPr>
      <w:proofErr w:type="spellStart"/>
      <w:r>
        <w:t>posicion</w:t>
      </w:r>
      <w:proofErr w:type="spellEnd"/>
      <w:r>
        <w:t>;</w:t>
      </w:r>
    </w:p>
    <w:p w14:paraId="41DF527A" w14:textId="2F6BDD54" w:rsidR="005A390D" w:rsidRDefault="005A390D"/>
    <w:p w14:paraId="58169A8F" w14:textId="76343EE1" w:rsidR="005A390D" w:rsidRDefault="005A390D"/>
    <w:p w14:paraId="4D5D4343" w14:textId="09565B69" w:rsidR="005A390D" w:rsidRDefault="008F3291">
      <w:r>
        <w:t>DESAFIO</w:t>
      </w:r>
    </w:p>
    <w:p w14:paraId="6C213A13" w14:textId="51BDCB7C" w:rsidR="005A390D" w:rsidRDefault="005A390D" w:rsidP="008F3291">
      <w:pPr>
        <w:spacing w:after="0" w:line="240" w:lineRule="exact"/>
      </w:pPr>
    </w:p>
    <w:p w14:paraId="79343321" w14:textId="629A6615" w:rsidR="005A390D" w:rsidRDefault="005A390D" w:rsidP="008F3291">
      <w:pPr>
        <w:spacing w:after="0" w:line="240" w:lineRule="exact"/>
      </w:pPr>
    </w:p>
    <w:p w14:paraId="109648B2" w14:textId="77777777" w:rsidR="008F3291" w:rsidRDefault="008F3291" w:rsidP="008F3291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arraySecreto</w:t>
      </w:r>
      <w:proofErr w:type="spellEnd"/>
      <w:r>
        <w:t xml:space="preserve"> = [1, "</w:t>
      </w:r>
      <w:proofErr w:type="spellStart"/>
      <w:r>
        <w:t>gaylord</w:t>
      </w:r>
      <w:proofErr w:type="spellEnd"/>
      <w:r>
        <w:t>", 3, "Computador"];</w:t>
      </w:r>
    </w:p>
    <w:p w14:paraId="706F803B" w14:textId="77777777" w:rsidR="008F3291" w:rsidRDefault="008F3291" w:rsidP="008F3291">
      <w:pPr>
        <w:spacing w:after="0" w:line="240" w:lineRule="exact"/>
      </w:pPr>
      <w:r>
        <w:t xml:space="preserve">b = </w:t>
      </w:r>
      <w:proofErr w:type="spellStart"/>
      <w:r>
        <w:t>typeof</w:t>
      </w:r>
      <w:proofErr w:type="spellEnd"/>
      <w:r>
        <w:t>(</w:t>
      </w:r>
      <w:proofErr w:type="spellStart"/>
      <w:proofErr w:type="gramStart"/>
      <w:r>
        <w:t>arraySecreto</w:t>
      </w:r>
      <w:proofErr w:type="spellEnd"/>
      <w:r>
        <w:t>[</w:t>
      </w:r>
      <w:proofErr w:type="gramEnd"/>
      <w:r>
        <w:t>0]);</w:t>
      </w:r>
    </w:p>
    <w:p w14:paraId="00975C66" w14:textId="77777777" w:rsidR="008F3291" w:rsidRDefault="008F3291" w:rsidP="008F3291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solucion</w:t>
      </w:r>
      <w:proofErr w:type="spellEnd"/>
      <w:r>
        <w:t>(</w:t>
      </w:r>
      <w:proofErr w:type="spellStart"/>
      <w:r>
        <w:t>arraySecreto</w:t>
      </w:r>
      <w:proofErr w:type="spellEnd"/>
      <w:r>
        <w:t>) {</w:t>
      </w:r>
    </w:p>
    <w:p w14:paraId="49C061C9" w14:textId="77777777" w:rsidR="008F3291" w:rsidRPr="00983A12" w:rsidRDefault="008F3291" w:rsidP="008F3291">
      <w:pPr>
        <w:spacing w:after="0" w:line="240" w:lineRule="exact"/>
        <w:rPr>
          <w:lang w:val="en-US"/>
        </w:rPr>
      </w:pPr>
      <w:r>
        <w:t xml:space="preserve">    </w:t>
      </w:r>
      <w:proofErr w:type="gramStart"/>
      <w:r w:rsidRPr="00983A12">
        <w:rPr>
          <w:lang w:val="en-US"/>
        </w:rPr>
        <w:t>console.log(</w:t>
      </w:r>
      <w:proofErr w:type="gramEnd"/>
      <w:r w:rsidRPr="00983A12">
        <w:rPr>
          <w:lang w:val="en-US"/>
        </w:rPr>
        <w:t>b===string? True: False)</w:t>
      </w:r>
    </w:p>
    <w:p w14:paraId="747446B7" w14:textId="77777777" w:rsidR="008F3291" w:rsidRPr="00983A12" w:rsidRDefault="008F3291" w:rsidP="008F3291">
      <w:pPr>
        <w:spacing w:after="0" w:line="240" w:lineRule="exact"/>
        <w:rPr>
          <w:lang w:val="en-US"/>
        </w:rPr>
      </w:pPr>
      <w:r w:rsidRPr="00983A12">
        <w:rPr>
          <w:lang w:val="en-US"/>
        </w:rPr>
        <w:t>}</w:t>
      </w:r>
    </w:p>
    <w:p w14:paraId="2BC9D8F6" w14:textId="77777777" w:rsidR="008F3291" w:rsidRPr="00983A12" w:rsidRDefault="008F3291" w:rsidP="008F3291">
      <w:pPr>
        <w:spacing w:after="0" w:line="240" w:lineRule="exact"/>
        <w:rPr>
          <w:lang w:val="en-US"/>
        </w:rPr>
      </w:pPr>
    </w:p>
    <w:p w14:paraId="79952038" w14:textId="77777777" w:rsidR="008F3291" w:rsidRPr="00983A12" w:rsidRDefault="008F3291" w:rsidP="008F3291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var </w:t>
      </w:r>
      <w:proofErr w:type="spellStart"/>
      <w:r w:rsidRPr="00983A12">
        <w:rPr>
          <w:lang w:val="en-US"/>
        </w:rPr>
        <w:t>arraySecreto</w:t>
      </w:r>
      <w:proofErr w:type="spellEnd"/>
      <w:r w:rsidRPr="00983A12">
        <w:rPr>
          <w:lang w:val="en-US"/>
        </w:rPr>
        <w:t xml:space="preserve"> = [1, "gaylord", 3, "</w:t>
      </w:r>
      <w:proofErr w:type="spellStart"/>
      <w:r w:rsidRPr="00983A12">
        <w:rPr>
          <w:lang w:val="en-US"/>
        </w:rPr>
        <w:t>Computador</w:t>
      </w:r>
      <w:proofErr w:type="spellEnd"/>
      <w:r w:rsidRPr="00983A12">
        <w:rPr>
          <w:lang w:val="en-US"/>
        </w:rPr>
        <w:t>"];</w:t>
      </w:r>
    </w:p>
    <w:p w14:paraId="6901EFCA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b = </w:t>
      </w:r>
      <w:proofErr w:type="spellStart"/>
      <w:r w:rsidRPr="008F3291">
        <w:rPr>
          <w:lang w:val="en-US"/>
        </w:rPr>
        <w:t>typeof</w:t>
      </w:r>
      <w:proofErr w:type="spellEnd"/>
      <w:r w:rsidRPr="008F3291">
        <w:rPr>
          <w:lang w:val="en-US"/>
        </w:rPr>
        <w:t>(</w:t>
      </w:r>
      <w:proofErr w:type="spellStart"/>
      <w:proofErr w:type="gramStart"/>
      <w:r w:rsidRPr="008F3291">
        <w:rPr>
          <w:lang w:val="en-US"/>
        </w:rPr>
        <w:t>arraySecreto</w:t>
      </w:r>
      <w:proofErr w:type="spellEnd"/>
      <w:r w:rsidRPr="008F3291">
        <w:rPr>
          <w:lang w:val="en-US"/>
        </w:rPr>
        <w:t>[</w:t>
      </w:r>
      <w:proofErr w:type="gramEnd"/>
      <w:r w:rsidRPr="008F3291">
        <w:rPr>
          <w:lang w:val="en-US"/>
        </w:rPr>
        <w:t>0]);</w:t>
      </w:r>
    </w:p>
    <w:p w14:paraId="0A590482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function </w:t>
      </w:r>
      <w:proofErr w:type="spellStart"/>
      <w:r w:rsidRPr="008F3291">
        <w:rPr>
          <w:lang w:val="en-US"/>
        </w:rPr>
        <w:t>solucion</w:t>
      </w:r>
      <w:proofErr w:type="spellEnd"/>
      <w:r w:rsidRPr="008F3291">
        <w:rPr>
          <w:lang w:val="en-US"/>
        </w:rPr>
        <w:t>(</w:t>
      </w:r>
      <w:proofErr w:type="spellStart"/>
      <w:r w:rsidRPr="008F3291">
        <w:rPr>
          <w:lang w:val="en-US"/>
        </w:rPr>
        <w:t>arraySecreto</w:t>
      </w:r>
      <w:proofErr w:type="spellEnd"/>
      <w:r w:rsidRPr="008F3291">
        <w:rPr>
          <w:lang w:val="en-US"/>
        </w:rPr>
        <w:t>) {</w:t>
      </w:r>
    </w:p>
    <w:p w14:paraId="140EA6D4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return b===string? True: False</w:t>
      </w:r>
    </w:p>
    <w:p w14:paraId="1122BDF4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>}</w:t>
      </w:r>
    </w:p>
    <w:p w14:paraId="7CDDF02F" w14:textId="77777777" w:rsidR="008F3291" w:rsidRPr="008F3291" w:rsidRDefault="008F3291" w:rsidP="008F3291">
      <w:pPr>
        <w:spacing w:after="0" w:line="240" w:lineRule="exact"/>
        <w:rPr>
          <w:lang w:val="en-US"/>
        </w:rPr>
      </w:pPr>
    </w:p>
    <w:p w14:paraId="69544444" w14:textId="77777777" w:rsidR="008F3291" w:rsidRPr="008F3291" w:rsidRDefault="008F3291" w:rsidP="008F3291">
      <w:pPr>
        <w:spacing w:after="0" w:line="240" w:lineRule="exact"/>
        <w:rPr>
          <w:lang w:val="en-US"/>
        </w:rPr>
      </w:pPr>
    </w:p>
    <w:p w14:paraId="60CBD505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var </w:t>
      </w:r>
      <w:proofErr w:type="spellStart"/>
      <w:r w:rsidRPr="008F3291">
        <w:rPr>
          <w:lang w:val="en-US"/>
        </w:rPr>
        <w:t>arraySecreto</w:t>
      </w:r>
      <w:proofErr w:type="spellEnd"/>
      <w:r w:rsidRPr="008F3291">
        <w:rPr>
          <w:lang w:val="en-US"/>
        </w:rPr>
        <w:t xml:space="preserve"> = [1, "gaylord", 3, "</w:t>
      </w:r>
      <w:proofErr w:type="spellStart"/>
      <w:r w:rsidRPr="008F3291">
        <w:rPr>
          <w:lang w:val="en-US"/>
        </w:rPr>
        <w:t>Computador</w:t>
      </w:r>
      <w:proofErr w:type="spellEnd"/>
      <w:r w:rsidRPr="008F3291">
        <w:rPr>
          <w:lang w:val="en-US"/>
        </w:rPr>
        <w:t>"];</w:t>
      </w:r>
    </w:p>
    <w:p w14:paraId="06B80560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b = </w:t>
      </w:r>
      <w:proofErr w:type="spellStart"/>
      <w:r w:rsidRPr="008F3291">
        <w:rPr>
          <w:lang w:val="en-US"/>
        </w:rPr>
        <w:t>typeof</w:t>
      </w:r>
      <w:proofErr w:type="spellEnd"/>
      <w:r w:rsidRPr="008F3291">
        <w:rPr>
          <w:lang w:val="en-US"/>
        </w:rPr>
        <w:t>(</w:t>
      </w:r>
      <w:proofErr w:type="spellStart"/>
      <w:proofErr w:type="gramStart"/>
      <w:r w:rsidRPr="008F3291">
        <w:rPr>
          <w:lang w:val="en-US"/>
        </w:rPr>
        <w:t>arraySecreto</w:t>
      </w:r>
      <w:proofErr w:type="spellEnd"/>
      <w:r w:rsidRPr="008F3291">
        <w:rPr>
          <w:lang w:val="en-US"/>
        </w:rPr>
        <w:t>[</w:t>
      </w:r>
      <w:proofErr w:type="gramEnd"/>
      <w:r w:rsidRPr="008F3291">
        <w:rPr>
          <w:lang w:val="en-US"/>
        </w:rPr>
        <w:t>0]);</w:t>
      </w:r>
    </w:p>
    <w:p w14:paraId="5CB2DE35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>function sol(b) {</w:t>
      </w:r>
    </w:p>
    <w:p w14:paraId="55038925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if (b==="string") {</w:t>
      </w:r>
    </w:p>
    <w:p w14:paraId="03B12DE2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    console.log("True")</w:t>
      </w:r>
    </w:p>
    <w:p w14:paraId="3F39D79F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}</w:t>
      </w:r>
    </w:p>
    <w:p w14:paraId="2911C229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else {</w:t>
      </w:r>
    </w:p>
    <w:p w14:paraId="295258BE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    console.log("False")</w:t>
      </w:r>
    </w:p>
    <w:p w14:paraId="57232D31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}</w:t>
      </w:r>
    </w:p>
    <w:p w14:paraId="7B89852B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>}</w:t>
      </w:r>
    </w:p>
    <w:p w14:paraId="65C6B0B0" w14:textId="77777777" w:rsidR="008F3291" w:rsidRPr="008F3291" w:rsidRDefault="008F3291" w:rsidP="008F3291">
      <w:pPr>
        <w:spacing w:after="0" w:line="240" w:lineRule="exact"/>
        <w:rPr>
          <w:lang w:val="en-US"/>
        </w:rPr>
      </w:pPr>
    </w:p>
    <w:p w14:paraId="127549B3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var </w:t>
      </w:r>
      <w:proofErr w:type="spellStart"/>
      <w:r w:rsidRPr="008F3291">
        <w:rPr>
          <w:lang w:val="en-US"/>
        </w:rPr>
        <w:t>arraySecreto</w:t>
      </w:r>
      <w:proofErr w:type="spellEnd"/>
      <w:r w:rsidRPr="008F3291">
        <w:rPr>
          <w:lang w:val="en-US"/>
        </w:rPr>
        <w:t xml:space="preserve"> = [1, "gaylord", 3, "</w:t>
      </w:r>
      <w:proofErr w:type="spellStart"/>
      <w:r w:rsidRPr="008F3291">
        <w:rPr>
          <w:lang w:val="en-US"/>
        </w:rPr>
        <w:t>Computador</w:t>
      </w:r>
      <w:proofErr w:type="spellEnd"/>
      <w:r w:rsidRPr="008F3291">
        <w:rPr>
          <w:lang w:val="en-US"/>
        </w:rPr>
        <w:t>"];</w:t>
      </w:r>
    </w:p>
    <w:p w14:paraId="389911DF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b = </w:t>
      </w:r>
      <w:proofErr w:type="spellStart"/>
      <w:r w:rsidRPr="008F3291">
        <w:rPr>
          <w:lang w:val="en-US"/>
        </w:rPr>
        <w:t>typeof</w:t>
      </w:r>
      <w:proofErr w:type="spellEnd"/>
      <w:r w:rsidRPr="008F3291">
        <w:rPr>
          <w:lang w:val="en-US"/>
        </w:rPr>
        <w:t>(</w:t>
      </w:r>
      <w:proofErr w:type="spellStart"/>
      <w:proofErr w:type="gramStart"/>
      <w:r w:rsidRPr="008F3291">
        <w:rPr>
          <w:lang w:val="en-US"/>
        </w:rPr>
        <w:t>arraySecreto</w:t>
      </w:r>
      <w:proofErr w:type="spellEnd"/>
      <w:r w:rsidRPr="008F3291">
        <w:rPr>
          <w:lang w:val="en-US"/>
        </w:rPr>
        <w:t>[</w:t>
      </w:r>
      <w:proofErr w:type="gramEnd"/>
      <w:r w:rsidRPr="008F3291">
        <w:rPr>
          <w:lang w:val="en-US"/>
        </w:rPr>
        <w:t>0]);</w:t>
      </w:r>
    </w:p>
    <w:p w14:paraId="634F7A8A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>function sol(b) {</w:t>
      </w:r>
    </w:p>
    <w:p w14:paraId="7B1CFADD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if (b==="string") {</w:t>
      </w:r>
    </w:p>
    <w:p w14:paraId="21D0DE5B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    return True</w:t>
      </w:r>
    </w:p>
    <w:p w14:paraId="64EF1C74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}</w:t>
      </w:r>
    </w:p>
    <w:p w14:paraId="44236E59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else {</w:t>
      </w:r>
    </w:p>
    <w:p w14:paraId="1E4D2EDD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    return False</w:t>
      </w:r>
    </w:p>
    <w:p w14:paraId="120BA8A8" w14:textId="77777777" w:rsidR="008F3291" w:rsidRPr="008F3291" w:rsidRDefault="008F3291" w:rsidP="008F3291">
      <w:pPr>
        <w:spacing w:after="0" w:line="240" w:lineRule="exact"/>
        <w:rPr>
          <w:lang w:val="en-US"/>
        </w:rPr>
      </w:pPr>
      <w:r w:rsidRPr="008F3291">
        <w:rPr>
          <w:lang w:val="en-US"/>
        </w:rPr>
        <w:t xml:space="preserve">    }</w:t>
      </w:r>
    </w:p>
    <w:p w14:paraId="584B1F73" w14:textId="6451FCBC" w:rsidR="005A390D" w:rsidRDefault="008F3291" w:rsidP="008F3291">
      <w:pPr>
        <w:spacing w:after="0" w:line="240" w:lineRule="exact"/>
      </w:pPr>
      <w:r>
        <w:t>}</w:t>
      </w:r>
    </w:p>
    <w:p w14:paraId="583EFDDA" w14:textId="039D6F9D" w:rsidR="005A390D" w:rsidRDefault="005A390D"/>
    <w:p w14:paraId="49CF7E3A" w14:textId="382A46A5" w:rsidR="005A390D" w:rsidRDefault="005A390D"/>
    <w:p w14:paraId="48E4FE09" w14:textId="3463FC4A" w:rsidR="005A390D" w:rsidRPr="007C7760" w:rsidRDefault="007C7760">
      <w:pPr>
        <w:rPr>
          <w:b/>
          <w:bCs/>
          <w:sz w:val="24"/>
          <w:szCs w:val="24"/>
        </w:rPr>
      </w:pPr>
      <w:r w:rsidRPr="007C7760">
        <w:rPr>
          <w:b/>
          <w:bCs/>
          <w:sz w:val="24"/>
          <w:szCs w:val="24"/>
        </w:rPr>
        <w:t>LOOPS o Ciclos</w:t>
      </w:r>
    </w:p>
    <w:p w14:paraId="446F0EDC" w14:textId="77777777" w:rsidR="00305C93" w:rsidRDefault="00305C93" w:rsidP="00305C93">
      <w:pPr>
        <w:spacing w:after="0" w:line="240" w:lineRule="atLeast"/>
      </w:pPr>
      <w:r>
        <w:t>Los bucles pueden ejecutar un bloque de código varias veces. JavaScript admite diferentes tipos de bucles:</w:t>
      </w:r>
    </w:p>
    <w:p w14:paraId="7399EA15" w14:textId="77777777" w:rsidR="00305C93" w:rsidRDefault="00305C93" w:rsidP="00305C93">
      <w:pPr>
        <w:spacing w:after="0" w:line="240" w:lineRule="atLeast"/>
      </w:pPr>
    </w:p>
    <w:p w14:paraId="72B61180" w14:textId="77777777" w:rsidR="00305C93" w:rsidRDefault="00305C93" w:rsidP="00305C93">
      <w:pPr>
        <w:spacing w:after="0" w:line="240" w:lineRule="atLeast"/>
      </w:pPr>
      <w:proofErr w:type="spellStart"/>
      <w:r>
        <w:t>for</w:t>
      </w:r>
      <w:proofErr w:type="spellEnd"/>
      <w:r>
        <w:t xml:space="preserve"> - recorre un bloque de código varias veces</w:t>
      </w:r>
    </w:p>
    <w:p w14:paraId="4DCA4EAA" w14:textId="77777777" w:rsidR="00305C93" w:rsidRDefault="00305C93" w:rsidP="00305C93">
      <w:pPr>
        <w:spacing w:after="0" w:line="240" w:lineRule="atLeast"/>
      </w:pPr>
    </w:p>
    <w:p w14:paraId="6538B0A3" w14:textId="77777777" w:rsidR="00305C93" w:rsidRDefault="00305C93" w:rsidP="00305C93">
      <w:pPr>
        <w:spacing w:after="0" w:line="240" w:lineRule="atLeast"/>
      </w:pPr>
      <w:proofErr w:type="spellStart"/>
      <w:r>
        <w:t>for</w:t>
      </w:r>
      <w:proofErr w:type="spellEnd"/>
      <w:r>
        <w:t>/in - recorre las propiedades de un objeto</w:t>
      </w:r>
    </w:p>
    <w:p w14:paraId="4ADD5819" w14:textId="77777777" w:rsidR="00305C93" w:rsidRDefault="00305C93" w:rsidP="00305C93">
      <w:pPr>
        <w:spacing w:after="0" w:line="240" w:lineRule="atLeast"/>
      </w:pPr>
    </w:p>
    <w:p w14:paraId="28898CBA" w14:textId="77777777" w:rsidR="00305C93" w:rsidRDefault="00305C93" w:rsidP="00305C93">
      <w:pPr>
        <w:spacing w:after="0" w:line="240" w:lineRule="atLeast"/>
      </w:pPr>
      <w:proofErr w:type="spellStart"/>
      <w:r>
        <w:t>for</w:t>
      </w:r>
      <w:proofErr w:type="spellEnd"/>
      <w:r>
        <w:t>/</w:t>
      </w:r>
      <w:proofErr w:type="spellStart"/>
      <w:r>
        <w:t>of</w:t>
      </w:r>
      <w:proofErr w:type="spellEnd"/>
      <w:r>
        <w:t xml:space="preserve"> - recorre los valores de un objeto iterable</w:t>
      </w:r>
    </w:p>
    <w:p w14:paraId="3FE886A6" w14:textId="77777777" w:rsidR="00305C93" w:rsidRDefault="00305C93" w:rsidP="00305C93">
      <w:pPr>
        <w:spacing w:after="0" w:line="240" w:lineRule="atLeast"/>
      </w:pPr>
    </w:p>
    <w:p w14:paraId="5682684B" w14:textId="77777777" w:rsidR="00305C93" w:rsidRDefault="00305C93" w:rsidP="00305C93">
      <w:pPr>
        <w:spacing w:after="0" w:line="240" w:lineRule="atLeast"/>
      </w:pPr>
      <w:proofErr w:type="spellStart"/>
      <w:r>
        <w:t>while</w:t>
      </w:r>
      <w:proofErr w:type="spellEnd"/>
      <w:r>
        <w:t xml:space="preserve"> - recorre un bloque de código mientras se cumple una condición específica</w:t>
      </w:r>
    </w:p>
    <w:p w14:paraId="63E7E4DA" w14:textId="77777777" w:rsidR="00305C93" w:rsidRDefault="00305C93" w:rsidP="00305C93">
      <w:pPr>
        <w:spacing w:after="0" w:line="240" w:lineRule="atLeast"/>
      </w:pPr>
    </w:p>
    <w:p w14:paraId="566AEC5F" w14:textId="524376B5" w:rsidR="005A390D" w:rsidRDefault="00305C93" w:rsidP="00305C93">
      <w:pPr>
        <w:spacing w:after="0" w:line="240" w:lineRule="atLeast"/>
      </w:pPr>
      <w:r>
        <w:t>do/</w:t>
      </w:r>
      <w:proofErr w:type="spellStart"/>
      <w:r>
        <w:t>while</w:t>
      </w:r>
      <w:proofErr w:type="spellEnd"/>
      <w:r>
        <w:t xml:space="preserve"> - también recorre un bloque de código mientras se cumple una condición específica</w:t>
      </w:r>
    </w:p>
    <w:p w14:paraId="58982A87" w14:textId="60A469D6" w:rsidR="005A390D" w:rsidRDefault="005A390D"/>
    <w:p w14:paraId="2310AB66" w14:textId="518C2379" w:rsidR="00D00715" w:rsidRDefault="00D00715"/>
    <w:p w14:paraId="13F4C151" w14:textId="4D74F084" w:rsidR="005A390D" w:rsidRPr="00D00715" w:rsidRDefault="00D00715">
      <w:pPr>
        <w:rPr>
          <w:b/>
          <w:bCs/>
        </w:rPr>
      </w:pPr>
      <w:r w:rsidRPr="00D00715">
        <w:rPr>
          <w:b/>
          <w:bCs/>
        </w:rPr>
        <w:t>Ejemplo:</w:t>
      </w:r>
    </w:p>
    <w:p w14:paraId="0E4AB426" w14:textId="77777777" w:rsidR="00D00715" w:rsidRPr="00D00715" w:rsidRDefault="00D00715" w:rsidP="00D00715">
      <w:pPr>
        <w:spacing w:after="0" w:line="240" w:lineRule="exact"/>
        <w:rPr>
          <w:lang w:val="pt-BR"/>
        </w:rPr>
      </w:pPr>
      <w:r w:rsidRPr="00D00715">
        <w:rPr>
          <w:lang w:val="pt-BR"/>
        </w:rPr>
        <w:t xml:space="preserve">var </w:t>
      </w:r>
      <w:proofErr w:type="spellStart"/>
      <w:r w:rsidRPr="00D00715">
        <w:rPr>
          <w:lang w:val="pt-BR"/>
        </w:rPr>
        <w:t>estudiante</w:t>
      </w:r>
      <w:proofErr w:type="spellEnd"/>
      <w:r w:rsidRPr="00D00715">
        <w:rPr>
          <w:lang w:val="pt-BR"/>
        </w:rPr>
        <w:t xml:space="preserve"> = ["Maria", "</w:t>
      </w:r>
      <w:proofErr w:type="spellStart"/>
      <w:r w:rsidRPr="00D00715">
        <w:rPr>
          <w:lang w:val="pt-BR"/>
        </w:rPr>
        <w:t>sergio</w:t>
      </w:r>
      <w:proofErr w:type="spellEnd"/>
      <w:r w:rsidRPr="00D00715">
        <w:rPr>
          <w:lang w:val="pt-BR"/>
        </w:rPr>
        <w:t>", "Rosa", "Daniel"];</w:t>
      </w:r>
    </w:p>
    <w:p w14:paraId="62EDC71B" w14:textId="77777777" w:rsidR="00D00715" w:rsidRPr="00D00715" w:rsidRDefault="00D00715" w:rsidP="00D00715">
      <w:pPr>
        <w:spacing w:after="0" w:line="240" w:lineRule="exact"/>
        <w:rPr>
          <w:lang w:val="pt-BR"/>
        </w:rPr>
      </w:pPr>
    </w:p>
    <w:p w14:paraId="56FC4494" w14:textId="77777777" w:rsidR="00D00715" w:rsidRDefault="00D00715" w:rsidP="00D00715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saludarEstudainte</w:t>
      </w:r>
      <w:proofErr w:type="spellEnd"/>
      <w:r>
        <w:t>(estudiante) {</w:t>
      </w:r>
    </w:p>
    <w:p w14:paraId="26DFBF94" w14:textId="77777777" w:rsidR="00D00715" w:rsidRDefault="00D00715" w:rsidP="00D00715">
      <w:pPr>
        <w:spacing w:after="0" w:line="240" w:lineRule="exact"/>
      </w:pPr>
      <w:r>
        <w:t xml:space="preserve">    </w:t>
      </w:r>
      <w:proofErr w:type="gramStart"/>
      <w:r>
        <w:t>console.log(</w:t>
      </w:r>
      <w:proofErr w:type="gramEnd"/>
      <w:r>
        <w:t>`Hola, demos la bienvenida al estudiante ${estudiante}`);</w:t>
      </w:r>
    </w:p>
    <w:p w14:paraId="70C55420" w14:textId="77777777" w:rsidR="00D00715" w:rsidRPr="00D00715" w:rsidRDefault="00D00715" w:rsidP="00D00715">
      <w:pPr>
        <w:spacing w:after="0" w:line="240" w:lineRule="exact"/>
        <w:rPr>
          <w:lang w:val="pt-BR"/>
        </w:rPr>
      </w:pPr>
      <w:r w:rsidRPr="00D00715">
        <w:rPr>
          <w:lang w:val="pt-BR"/>
        </w:rPr>
        <w:t>}</w:t>
      </w:r>
    </w:p>
    <w:p w14:paraId="5D3934C7" w14:textId="77777777" w:rsidR="00D00715" w:rsidRPr="00D00715" w:rsidRDefault="00D00715" w:rsidP="00D00715">
      <w:pPr>
        <w:spacing w:after="0" w:line="240" w:lineRule="exact"/>
        <w:rPr>
          <w:lang w:val="pt-BR"/>
        </w:rPr>
      </w:pPr>
      <w:proofErr w:type="gramStart"/>
      <w:r w:rsidRPr="00D00715">
        <w:rPr>
          <w:lang w:val="pt-BR"/>
        </w:rPr>
        <w:t>for(</w:t>
      </w:r>
      <w:proofErr w:type="gramEnd"/>
      <w:r w:rsidRPr="00D00715">
        <w:rPr>
          <w:lang w:val="pt-BR"/>
        </w:rPr>
        <w:t xml:space="preserve">var i = 0; i &lt; </w:t>
      </w:r>
      <w:proofErr w:type="spellStart"/>
      <w:r w:rsidRPr="00D00715">
        <w:rPr>
          <w:lang w:val="pt-BR"/>
        </w:rPr>
        <w:t>estudiante.length</w:t>
      </w:r>
      <w:proofErr w:type="spellEnd"/>
      <w:r w:rsidRPr="00D00715">
        <w:rPr>
          <w:lang w:val="pt-BR"/>
        </w:rPr>
        <w:t>; i++){</w:t>
      </w:r>
    </w:p>
    <w:p w14:paraId="76AA9885" w14:textId="77777777" w:rsidR="00D00715" w:rsidRPr="00D00715" w:rsidRDefault="00D00715" w:rsidP="00D00715">
      <w:pPr>
        <w:spacing w:after="0" w:line="240" w:lineRule="exact"/>
        <w:rPr>
          <w:lang w:val="pt-BR"/>
        </w:rPr>
      </w:pPr>
      <w:r w:rsidRPr="00D00715">
        <w:rPr>
          <w:lang w:val="pt-BR"/>
        </w:rPr>
        <w:t xml:space="preserve">    </w:t>
      </w:r>
      <w:proofErr w:type="spellStart"/>
      <w:r w:rsidRPr="00D00715">
        <w:rPr>
          <w:lang w:val="pt-BR"/>
        </w:rPr>
        <w:t>saludarEstudainte</w:t>
      </w:r>
      <w:proofErr w:type="spellEnd"/>
      <w:r w:rsidRPr="00D00715">
        <w:rPr>
          <w:lang w:val="pt-BR"/>
        </w:rPr>
        <w:t>(</w:t>
      </w:r>
      <w:proofErr w:type="spellStart"/>
      <w:r w:rsidRPr="00D00715">
        <w:rPr>
          <w:lang w:val="pt-BR"/>
        </w:rPr>
        <w:t>estudiante</w:t>
      </w:r>
      <w:proofErr w:type="spellEnd"/>
      <w:r w:rsidRPr="00D00715">
        <w:rPr>
          <w:lang w:val="pt-BR"/>
        </w:rPr>
        <w:t>[i])</w:t>
      </w:r>
    </w:p>
    <w:p w14:paraId="01FA7B91" w14:textId="09AA2B8B" w:rsidR="005A390D" w:rsidRPr="007F0CD5" w:rsidRDefault="00D00715" w:rsidP="00D00715">
      <w:pPr>
        <w:spacing w:after="0" w:line="240" w:lineRule="exact"/>
        <w:rPr>
          <w:lang w:val="pt-BR"/>
        </w:rPr>
      </w:pPr>
      <w:r w:rsidRPr="007F0CD5">
        <w:rPr>
          <w:lang w:val="pt-BR"/>
        </w:rPr>
        <w:t>}</w:t>
      </w:r>
    </w:p>
    <w:p w14:paraId="4FB8F17E" w14:textId="05154A69" w:rsidR="005A390D" w:rsidRPr="007F0CD5" w:rsidRDefault="005A390D">
      <w:pPr>
        <w:rPr>
          <w:lang w:val="pt-BR"/>
        </w:rPr>
      </w:pPr>
    </w:p>
    <w:p w14:paraId="1CD44423" w14:textId="1646A9B7" w:rsidR="005A390D" w:rsidRPr="007F0CD5" w:rsidRDefault="005A390D">
      <w:pPr>
        <w:rPr>
          <w:lang w:val="pt-BR"/>
        </w:rPr>
      </w:pPr>
    </w:p>
    <w:p w14:paraId="2FE99165" w14:textId="2E7BA736" w:rsidR="005A390D" w:rsidRPr="007F0CD5" w:rsidRDefault="005A390D">
      <w:pPr>
        <w:rPr>
          <w:lang w:val="pt-BR"/>
        </w:rPr>
      </w:pPr>
    </w:p>
    <w:p w14:paraId="29B73C79" w14:textId="77777777" w:rsidR="007F0CD5" w:rsidRPr="007F0CD5" w:rsidRDefault="007F0CD5" w:rsidP="007F0CD5">
      <w:pPr>
        <w:spacing w:after="0" w:line="240" w:lineRule="exact"/>
        <w:rPr>
          <w:lang w:val="pt-BR"/>
        </w:rPr>
      </w:pPr>
      <w:r w:rsidRPr="007F0CD5">
        <w:rPr>
          <w:lang w:val="pt-BR"/>
        </w:rPr>
        <w:t xml:space="preserve">var </w:t>
      </w:r>
      <w:proofErr w:type="spellStart"/>
      <w:r w:rsidRPr="007F0CD5">
        <w:rPr>
          <w:lang w:val="pt-BR"/>
        </w:rPr>
        <w:t>estudiante</w:t>
      </w:r>
      <w:proofErr w:type="spellEnd"/>
      <w:r w:rsidRPr="007F0CD5">
        <w:rPr>
          <w:lang w:val="pt-BR"/>
        </w:rPr>
        <w:t xml:space="preserve"> = ["Maria", "</w:t>
      </w:r>
      <w:proofErr w:type="spellStart"/>
      <w:r w:rsidRPr="007F0CD5">
        <w:rPr>
          <w:lang w:val="pt-BR"/>
        </w:rPr>
        <w:t>sergio</w:t>
      </w:r>
      <w:proofErr w:type="spellEnd"/>
      <w:r w:rsidRPr="007F0CD5">
        <w:rPr>
          <w:lang w:val="pt-BR"/>
        </w:rPr>
        <w:t>", "Rosa", "Daniel"];</w:t>
      </w:r>
    </w:p>
    <w:p w14:paraId="7597C1B9" w14:textId="77777777" w:rsidR="007F0CD5" w:rsidRPr="007F0CD5" w:rsidRDefault="007F0CD5" w:rsidP="007F0CD5">
      <w:pPr>
        <w:spacing w:after="0" w:line="240" w:lineRule="exact"/>
        <w:rPr>
          <w:lang w:val="pt-BR"/>
        </w:rPr>
      </w:pPr>
    </w:p>
    <w:p w14:paraId="59EFD941" w14:textId="77777777" w:rsidR="007F0CD5" w:rsidRDefault="007F0CD5" w:rsidP="007F0CD5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spellStart"/>
      <w:r>
        <w:t>saludarEstudainte</w:t>
      </w:r>
      <w:proofErr w:type="spellEnd"/>
      <w:r>
        <w:t>(estudiante) {</w:t>
      </w:r>
    </w:p>
    <w:p w14:paraId="616E86FA" w14:textId="77777777" w:rsidR="007F0CD5" w:rsidRDefault="007F0CD5" w:rsidP="007F0CD5">
      <w:pPr>
        <w:spacing w:after="0" w:line="240" w:lineRule="exact"/>
      </w:pPr>
      <w:r>
        <w:t xml:space="preserve">    </w:t>
      </w:r>
      <w:proofErr w:type="gramStart"/>
      <w:r>
        <w:t>console.log(</w:t>
      </w:r>
      <w:proofErr w:type="gramEnd"/>
      <w:r>
        <w:t>`Hola, demos la bienvenida al estudiante ${estudiante}`);</w:t>
      </w:r>
    </w:p>
    <w:p w14:paraId="683D0207" w14:textId="77777777" w:rsidR="007F0CD5" w:rsidRDefault="007F0CD5" w:rsidP="007F0CD5">
      <w:pPr>
        <w:spacing w:after="0" w:line="240" w:lineRule="exact"/>
      </w:pPr>
      <w:r>
        <w:t>}</w:t>
      </w:r>
    </w:p>
    <w:p w14:paraId="0783C540" w14:textId="77777777" w:rsidR="007F0CD5" w:rsidRDefault="007F0CD5" w:rsidP="007F0CD5">
      <w:pPr>
        <w:spacing w:after="0" w:line="240" w:lineRule="exact"/>
      </w:pP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var</w:t>
      </w:r>
      <w:proofErr w:type="spellEnd"/>
      <w:r>
        <w:t xml:space="preserve"> estudiante </w:t>
      </w:r>
      <w:proofErr w:type="spellStart"/>
      <w:r>
        <w:t>of</w:t>
      </w:r>
      <w:proofErr w:type="spellEnd"/>
      <w:r>
        <w:t xml:space="preserve"> estudiante){</w:t>
      </w:r>
    </w:p>
    <w:p w14:paraId="6532E1A5" w14:textId="77777777" w:rsidR="007F0CD5" w:rsidRPr="00983A12" w:rsidRDefault="007F0CD5" w:rsidP="007F0CD5">
      <w:pPr>
        <w:spacing w:after="0" w:line="240" w:lineRule="exact"/>
      </w:pPr>
      <w:r>
        <w:t xml:space="preserve">    </w:t>
      </w:r>
      <w:proofErr w:type="spellStart"/>
      <w:r w:rsidRPr="00983A12">
        <w:t>saludarEstudainte</w:t>
      </w:r>
      <w:proofErr w:type="spellEnd"/>
      <w:r w:rsidRPr="00983A12">
        <w:t>(estudiante)</w:t>
      </w:r>
    </w:p>
    <w:p w14:paraId="58CA7C16" w14:textId="6C075606" w:rsidR="005A390D" w:rsidRPr="00983A12" w:rsidRDefault="007F0CD5" w:rsidP="007F0CD5">
      <w:pPr>
        <w:spacing w:after="0" w:line="240" w:lineRule="exact"/>
      </w:pPr>
      <w:r w:rsidRPr="00983A12">
        <w:t>}</w:t>
      </w:r>
    </w:p>
    <w:p w14:paraId="4D25DA70" w14:textId="073A0913" w:rsidR="00FE4345" w:rsidRPr="00983A12" w:rsidRDefault="00FE4345"/>
    <w:p w14:paraId="776A7C32" w14:textId="77777777" w:rsidR="00865D2B" w:rsidRPr="00983A12" w:rsidRDefault="00865D2B" w:rsidP="00865D2B">
      <w:pPr>
        <w:spacing w:after="0" w:line="240" w:lineRule="exact"/>
      </w:pPr>
      <w:proofErr w:type="spellStart"/>
      <w:r w:rsidRPr="00983A12">
        <w:t>var</w:t>
      </w:r>
      <w:proofErr w:type="spellEnd"/>
      <w:r w:rsidRPr="00983A12">
        <w:t xml:space="preserve"> estudiante = ["</w:t>
      </w:r>
      <w:proofErr w:type="spellStart"/>
      <w:r w:rsidRPr="00983A12">
        <w:t>Maria</w:t>
      </w:r>
      <w:proofErr w:type="spellEnd"/>
      <w:r w:rsidRPr="00983A12">
        <w:t>", "</w:t>
      </w:r>
      <w:proofErr w:type="spellStart"/>
      <w:r w:rsidRPr="00983A12">
        <w:t>sergio</w:t>
      </w:r>
      <w:proofErr w:type="spellEnd"/>
      <w:r w:rsidRPr="00983A12">
        <w:t>", "Rosa", "Daniel"];</w:t>
      </w:r>
    </w:p>
    <w:p w14:paraId="4B2B9202" w14:textId="77777777" w:rsidR="00865D2B" w:rsidRPr="00983A12" w:rsidRDefault="00865D2B" w:rsidP="00865D2B">
      <w:pPr>
        <w:spacing w:after="0" w:line="240" w:lineRule="exact"/>
      </w:pPr>
    </w:p>
    <w:p w14:paraId="618D3CB4" w14:textId="77777777" w:rsidR="00865D2B" w:rsidRPr="00983A12" w:rsidRDefault="00865D2B" w:rsidP="00865D2B">
      <w:pPr>
        <w:spacing w:after="0" w:line="240" w:lineRule="exact"/>
      </w:pPr>
      <w:proofErr w:type="spellStart"/>
      <w:proofErr w:type="gramStart"/>
      <w:r w:rsidRPr="00983A12">
        <w:t>for</w:t>
      </w:r>
      <w:proofErr w:type="spellEnd"/>
      <w:r w:rsidRPr="00983A12">
        <w:t>(</w:t>
      </w:r>
      <w:proofErr w:type="spellStart"/>
      <w:proofErr w:type="gramEnd"/>
      <w:r w:rsidRPr="00983A12">
        <w:t>var</w:t>
      </w:r>
      <w:proofErr w:type="spellEnd"/>
      <w:r w:rsidRPr="00983A12">
        <w:t xml:space="preserve"> i = 0; i &lt; </w:t>
      </w:r>
      <w:proofErr w:type="spellStart"/>
      <w:r w:rsidRPr="00983A12">
        <w:t>estudiante.length</w:t>
      </w:r>
      <w:proofErr w:type="spellEnd"/>
      <w:r w:rsidRPr="00983A12">
        <w:t>; i++){</w:t>
      </w:r>
    </w:p>
    <w:p w14:paraId="025EA767" w14:textId="77777777" w:rsidR="00865D2B" w:rsidRPr="00983A12" w:rsidRDefault="00865D2B" w:rsidP="00865D2B">
      <w:pPr>
        <w:spacing w:after="0" w:line="240" w:lineRule="exact"/>
      </w:pPr>
      <w:r w:rsidRPr="00983A12">
        <w:t xml:space="preserve">    </w:t>
      </w:r>
      <w:proofErr w:type="gramStart"/>
      <w:r w:rsidRPr="00983A12">
        <w:t>console.log(</w:t>
      </w:r>
      <w:proofErr w:type="gramEnd"/>
      <w:r w:rsidRPr="00983A12">
        <w:t>`Hola, demos la bienvenida al estudiante ${estudiante[i]}`);</w:t>
      </w:r>
    </w:p>
    <w:p w14:paraId="587AC5B0" w14:textId="0448BE03" w:rsidR="008F3291" w:rsidRPr="00983A12" w:rsidRDefault="00865D2B" w:rsidP="00865D2B">
      <w:pPr>
        <w:spacing w:after="0" w:line="240" w:lineRule="exact"/>
      </w:pPr>
      <w:r w:rsidRPr="00983A12">
        <w:t>}</w:t>
      </w:r>
    </w:p>
    <w:p w14:paraId="644E0817" w14:textId="20993AF1" w:rsidR="008F3291" w:rsidRPr="00983A12" w:rsidRDefault="008F3291"/>
    <w:p w14:paraId="37AED8D3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</w:pPr>
      <w:r w:rsidRPr="00512359">
        <w:rPr>
          <w:rFonts w:ascii="Consolas" w:eastAsia="Times New Roman" w:hAnsi="Consolas" w:cs="Times New Roman"/>
          <w:color w:val="6A9955"/>
          <w:sz w:val="21"/>
          <w:szCs w:val="21"/>
          <w:lang w:val="pt-BR" w:eastAsia="es-CO"/>
        </w:rPr>
        <w:t>// WHILE</w:t>
      </w:r>
    </w:p>
    <w:p w14:paraId="49C0E746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</w:pPr>
    </w:p>
    <w:p w14:paraId="0875535B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</w:pPr>
      <w:r w:rsidRPr="00512359">
        <w:rPr>
          <w:rFonts w:ascii="Consolas" w:eastAsia="Times New Roman" w:hAnsi="Consolas" w:cs="Times New Roman"/>
          <w:color w:val="569CD6"/>
          <w:sz w:val="21"/>
          <w:szCs w:val="21"/>
          <w:lang w:val="pt-BR" w:eastAsia="es-CO"/>
        </w:rPr>
        <w:t>var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  <w:t xml:space="preserve"> </w:t>
      </w:r>
      <w:proofErr w:type="spellStart"/>
      <w:r w:rsidRPr="00512359">
        <w:rPr>
          <w:rFonts w:ascii="Consolas" w:eastAsia="Times New Roman" w:hAnsi="Consolas" w:cs="Times New Roman"/>
          <w:color w:val="9CDCFE"/>
          <w:sz w:val="21"/>
          <w:szCs w:val="21"/>
          <w:lang w:val="pt-BR" w:eastAsia="es-CO"/>
        </w:rPr>
        <w:t>estudiante</w:t>
      </w:r>
      <w:proofErr w:type="spell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  <w:t xml:space="preserve"> = [</w:t>
      </w:r>
      <w:r w:rsidRPr="00512359">
        <w:rPr>
          <w:rFonts w:ascii="Consolas" w:eastAsia="Times New Roman" w:hAnsi="Consolas" w:cs="Times New Roman"/>
          <w:color w:val="CE9178"/>
          <w:sz w:val="21"/>
          <w:szCs w:val="21"/>
          <w:lang w:val="pt-BR" w:eastAsia="es-CO"/>
        </w:rPr>
        <w:t>"Maria"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  <w:t xml:space="preserve">, </w:t>
      </w:r>
      <w:r w:rsidRPr="00512359">
        <w:rPr>
          <w:rFonts w:ascii="Consolas" w:eastAsia="Times New Roman" w:hAnsi="Consolas" w:cs="Times New Roman"/>
          <w:color w:val="CE9178"/>
          <w:sz w:val="21"/>
          <w:szCs w:val="21"/>
          <w:lang w:val="pt-BR" w:eastAsia="es-CO"/>
        </w:rPr>
        <w:t>"</w:t>
      </w:r>
      <w:proofErr w:type="spellStart"/>
      <w:r w:rsidRPr="00512359">
        <w:rPr>
          <w:rFonts w:ascii="Consolas" w:eastAsia="Times New Roman" w:hAnsi="Consolas" w:cs="Times New Roman"/>
          <w:color w:val="CE9178"/>
          <w:sz w:val="21"/>
          <w:szCs w:val="21"/>
          <w:lang w:val="pt-BR" w:eastAsia="es-CO"/>
        </w:rPr>
        <w:t>sergio</w:t>
      </w:r>
      <w:proofErr w:type="spellEnd"/>
      <w:r w:rsidRPr="00512359">
        <w:rPr>
          <w:rFonts w:ascii="Consolas" w:eastAsia="Times New Roman" w:hAnsi="Consolas" w:cs="Times New Roman"/>
          <w:color w:val="CE9178"/>
          <w:sz w:val="21"/>
          <w:szCs w:val="21"/>
          <w:lang w:val="pt-BR" w:eastAsia="es-CO"/>
        </w:rPr>
        <w:t>"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  <w:t xml:space="preserve">, </w:t>
      </w:r>
      <w:r w:rsidRPr="00512359">
        <w:rPr>
          <w:rFonts w:ascii="Consolas" w:eastAsia="Times New Roman" w:hAnsi="Consolas" w:cs="Times New Roman"/>
          <w:color w:val="CE9178"/>
          <w:sz w:val="21"/>
          <w:szCs w:val="21"/>
          <w:lang w:val="pt-BR" w:eastAsia="es-CO"/>
        </w:rPr>
        <w:t>"Rosa"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  <w:t xml:space="preserve">, </w:t>
      </w:r>
      <w:r w:rsidRPr="00512359">
        <w:rPr>
          <w:rFonts w:ascii="Consolas" w:eastAsia="Times New Roman" w:hAnsi="Consolas" w:cs="Times New Roman"/>
          <w:color w:val="CE9178"/>
          <w:sz w:val="21"/>
          <w:szCs w:val="21"/>
          <w:lang w:val="pt-BR" w:eastAsia="es-CO"/>
        </w:rPr>
        <w:t>"Daniel"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  <w:t>];</w:t>
      </w:r>
    </w:p>
    <w:p w14:paraId="180B8541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 w:eastAsia="es-CO"/>
        </w:rPr>
      </w:pPr>
    </w:p>
    <w:p w14:paraId="0D03D520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5123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proofErr w:type="spell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5123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saludarEstudiante</w:t>
      </w:r>
      <w:proofErr w:type="spell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5123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estudiante</w:t>
      </w:r>
      <w:proofErr w:type="gramStart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  <w:proofErr w:type="gramEnd"/>
    </w:p>
    <w:p w14:paraId="6713DD2D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gramStart"/>
      <w:r w:rsidRPr="005123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console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5123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log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51235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`Hola, demos la bienvenida al estudiante </w:t>
      </w:r>
      <w:r w:rsidRPr="005123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${</w:t>
      </w:r>
      <w:r w:rsidRPr="005123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estudiante</w:t>
      </w:r>
      <w:r w:rsidRPr="005123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}</w:t>
      </w:r>
      <w:r w:rsidRPr="0051235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`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018FC2A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598E918D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D72B433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512359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Start"/>
      <w:r w:rsidRPr="005123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estudiante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5123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proofErr w:type="spellEnd"/>
      <w:proofErr w:type="gram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&gt;</w:t>
      </w:r>
      <w:r w:rsidRPr="0051235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14:paraId="4477F82C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51235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proofErr w:type="spell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5123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estudiantex</w:t>
      </w:r>
      <w:proofErr w:type="spell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5123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estudiante</w:t>
      </w: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5123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shift</w:t>
      </w:r>
      <w:proofErr w:type="spellEnd"/>
      <w:proofErr w:type="gram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49787C30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512359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saludarEstudainte</w:t>
      </w:r>
      <w:proofErr w:type="spell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51235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estudiantex</w:t>
      </w:r>
      <w:proofErr w:type="spellEnd"/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E410CDD" w14:textId="77777777" w:rsidR="00512359" w:rsidRPr="00512359" w:rsidRDefault="00512359" w:rsidP="00512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1235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3176E833" w14:textId="39B6AC4B" w:rsidR="008F3291" w:rsidRDefault="008F3291"/>
    <w:p w14:paraId="457C0DDF" w14:textId="77777777" w:rsidR="008E5C35" w:rsidRDefault="008E5C35" w:rsidP="008E5C35">
      <w:r>
        <w:t>// DESAFIO *****</w:t>
      </w:r>
    </w:p>
    <w:p w14:paraId="432CF336" w14:textId="77777777" w:rsidR="008E5C35" w:rsidRDefault="008E5C35" w:rsidP="008E5C35">
      <w:pPr>
        <w:spacing w:after="0" w:line="240" w:lineRule="exact"/>
      </w:pPr>
    </w:p>
    <w:p w14:paraId="2E7B383C" w14:textId="77777777" w:rsidR="008E5C35" w:rsidRDefault="008E5C35" w:rsidP="008E5C35">
      <w:pPr>
        <w:spacing w:after="0" w:line="240" w:lineRule="exact"/>
      </w:pPr>
      <w:proofErr w:type="spellStart"/>
      <w:r>
        <w:t>var</w:t>
      </w:r>
      <w:proofErr w:type="spellEnd"/>
      <w:r>
        <w:t xml:space="preserve"> estudiantes = ["Yuli", "</w:t>
      </w:r>
      <w:proofErr w:type="spellStart"/>
      <w:r>
        <w:t>Garyn</w:t>
      </w:r>
      <w:proofErr w:type="spellEnd"/>
      <w:r>
        <w:t>", "</w:t>
      </w:r>
      <w:proofErr w:type="spellStart"/>
      <w:r>
        <w:t>Jose</w:t>
      </w:r>
      <w:proofErr w:type="spellEnd"/>
      <w:r>
        <w:t>", "Dairo"];</w:t>
      </w:r>
    </w:p>
    <w:p w14:paraId="48291290" w14:textId="77777777" w:rsidR="008E5C35" w:rsidRDefault="008E5C35" w:rsidP="008E5C35">
      <w:pPr>
        <w:spacing w:after="0" w:line="240" w:lineRule="exact"/>
      </w:pPr>
      <w:proofErr w:type="spellStart"/>
      <w:r>
        <w:t>count</w:t>
      </w:r>
      <w:proofErr w:type="spellEnd"/>
      <w:r>
        <w:t xml:space="preserve"> = 0;</w:t>
      </w:r>
    </w:p>
    <w:p w14:paraId="6ABA0410" w14:textId="77777777" w:rsidR="008E5C35" w:rsidRDefault="008E5C35" w:rsidP="008E5C35">
      <w:pPr>
        <w:spacing w:after="0" w:line="240" w:lineRule="exact"/>
      </w:pPr>
      <w:proofErr w:type="spellStart"/>
      <w:r>
        <w:t>var</w:t>
      </w:r>
      <w:proofErr w:type="spellEnd"/>
      <w:r>
        <w:t xml:space="preserve"> nuevo = "</w:t>
      </w:r>
      <w:proofErr w:type="spellStart"/>
      <w:r>
        <w:t>Dissu</w:t>
      </w:r>
      <w:proofErr w:type="spellEnd"/>
      <w:r>
        <w:t>";</w:t>
      </w:r>
    </w:p>
    <w:p w14:paraId="7D3ACD46" w14:textId="77777777" w:rsidR="008E5C35" w:rsidRDefault="008E5C35" w:rsidP="008E5C35">
      <w:pPr>
        <w:spacing w:after="0" w:line="240" w:lineRule="exact"/>
      </w:pPr>
    </w:p>
    <w:p w14:paraId="53E1F31C" w14:textId="77777777" w:rsidR="008E5C35" w:rsidRDefault="008E5C35" w:rsidP="008E5C35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solucion</w:t>
      </w:r>
      <w:proofErr w:type="spellEnd"/>
      <w:r>
        <w:t>(</w:t>
      </w:r>
      <w:proofErr w:type="gramEnd"/>
      <w:r>
        <w:t xml:space="preserve">estudiantes, </w:t>
      </w:r>
      <w:proofErr w:type="spellStart"/>
      <w:r>
        <w:t>count</w:t>
      </w:r>
      <w:proofErr w:type="spellEnd"/>
      <w:r>
        <w:t>){</w:t>
      </w:r>
    </w:p>
    <w:p w14:paraId="1E385C9B" w14:textId="77777777" w:rsidR="008E5C35" w:rsidRDefault="008E5C35" w:rsidP="008E5C35">
      <w:pPr>
        <w:spacing w:after="0" w:line="240" w:lineRule="exact"/>
      </w:pPr>
      <w:r>
        <w:t xml:space="preserve">    </w:t>
      </w:r>
      <w:proofErr w:type="spellStart"/>
      <w:proofErr w:type="gramStart"/>
      <w:r>
        <w:t>estudiantes.push</w:t>
      </w:r>
      <w:proofErr w:type="spellEnd"/>
      <w:proofErr w:type="gramEnd"/>
      <w:r>
        <w:t>(nuevo);</w:t>
      </w:r>
    </w:p>
    <w:p w14:paraId="73455B35" w14:textId="77777777" w:rsidR="008E5C35" w:rsidRDefault="008E5C35" w:rsidP="008E5C35">
      <w:pPr>
        <w:spacing w:after="0" w:line="240" w:lineRule="exact"/>
      </w:pPr>
      <w:r>
        <w:t xml:space="preserve">    console.log(estudiantes);</w:t>
      </w:r>
    </w:p>
    <w:p w14:paraId="46C8E33C" w14:textId="77777777" w:rsidR="008E5C35" w:rsidRDefault="008E5C35" w:rsidP="008E5C35">
      <w:pPr>
        <w:spacing w:after="0" w:line="240" w:lineRule="exact"/>
      </w:pPr>
      <w:r>
        <w:t>}</w:t>
      </w:r>
    </w:p>
    <w:p w14:paraId="23C24CB1" w14:textId="77777777" w:rsidR="008E5C35" w:rsidRDefault="008E5C35" w:rsidP="008E5C35">
      <w:pPr>
        <w:spacing w:after="0" w:line="240" w:lineRule="exact"/>
      </w:pPr>
      <w:proofErr w:type="spellStart"/>
      <w:r>
        <w:t>if</w:t>
      </w:r>
      <w:proofErr w:type="spellEnd"/>
      <w:r>
        <w:t xml:space="preserve"> (</w:t>
      </w:r>
      <w:proofErr w:type="spellStart"/>
      <w:r>
        <w:t>count</w:t>
      </w:r>
      <w:proofErr w:type="spellEnd"/>
      <w:r>
        <w:t>===</w:t>
      </w:r>
      <w:proofErr w:type="gramStart"/>
      <w:r>
        <w:t>0){</w:t>
      </w:r>
      <w:proofErr w:type="gramEnd"/>
    </w:p>
    <w:p w14:paraId="7004D83F" w14:textId="77777777" w:rsidR="008E5C35" w:rsidRDefault="008E5C35" w:rsidP="008E5C35">
      <w:pPr>
        <w:spacing w:after="0" w:line="240" w:lineRule="exact"/>
      </w:pPr>
      <w:r>
        <w:t xml:space="preserve">    </w:t>
      </w:r>
      <w:proofErr w:type="spellStart"/>
      <w:r>
        <w:t>solucion</w:t>
      </w:r>
      <w:proofErr w:type="spellEnd"/>
      <w:r>
        <w:t>(estudiantes);</w:t>
      </w:r>
    </w:p>
    <w:p w14:paraId="04E8E0B3" w14:textId="77777777" w:rsidR="008E5C35" w:rsidRPr="008E5C35" w:rsidRDefault="008E5C35" w:rsidP="008E5C35">
      <w:pPr>
        <w:spacing w:after="0" w:line="240" w:lineRule="exact"/>
        <w:rPr>
          <w:lang w:val="en-US"/>
        </w:rPr>
      </w:pPr>
      <w:r w:rsidRPr="008E5C35">
        <w:rPr>
          <w:lang w:val="en-US"/>
        </w:rPr>
        <w:t>}</w:t>
      </w:r>
    </w:p>
    <w:p w14:paraId="7500F795" w14:textId="77777777" w:rsidR="008E5C35" w:rsidRPr="008E5C35" w:rsidRDefault="008E5C35" w:rsidP="008E5C35">
      <w:pPr>
        <w:spacing w:after="0" w:line="240" w:lineRule="exact"/>
        <w:rPr>
          <w:lang w:val="en-US"/>
        </w:rPr>
      </w:pPr>
      <w:r w:rsidRPr="008E5C35">
        <w:rPr>
          <w:lang w:val="en-US"/>
        </w:rPr>
        <w:t>else if(count&gt;</w:t>
      </w:r>
      <w:proofErr w:type="gramStart"/>
      <w:r w:rsidRPr="008E5C35">
        <w:rPr>
          <w:lang w:val="en-US"/>
        </w:rPr>
        <w:t>0){</w:t>
      </w:r>
      <w:proofErr w:type="gramEnd"/>
    </w:p>
    <w:p w14:paraId="4127170D" w14:textId="77777777" w:rsidR="008E5C35" w:rsidRPr="008E5C35" w:rsidRDefault="008E5C35" w:rsidP="008E5C35">
      <w:pPr>
        <w:spacing w:after="0" w:line="240" w:lineRule="exact"/>
        <w:rPr>
          <w:lang w:val="en-US"/>
        </w:rPr>
      </w:pPr>
      <w:r w:rsidRPr="008E5C35">
        <w:rPr>
          <w:lang w:val="en-US"/>
        </w:rPr>
        <w:t xml:space="preserve">    </w:t>
      </w:r>
      <w:proofErr w:type="gramStart"/>
      <w:r w:rsidRPr="008E5C35">
        <w:rPr>
          <w:lang w:val="en-US"/>
        </w:rPr>
        <w:t>for(</w:t>
      </w:r>
      <w:proofErr w:type="spellStart"/>
      <w:proofErr w:type="gramEnd"/>
      <w:r w:rsidRPr="008E5C35">
        <w:rPr>
          <w:lang w:val="en-US"/>
        </w:rPr>
        <w:t>i</w:t>
      </w:r>
      <w:proofErr w:type="spellEnd"/>
      <w:r w:rsidRPr="008E5C35">
        <w:rPr>
          <w:lang w:val="en-US"/>
        </w:rPr>
        <w:t xml:space="preserve">=0; </w:t>
      </w:r>
      <w:proofErr w:type="spellStart"/>
      <w:r w:rsidRPr="008E5C35">
        <w:rPr>
          <w:lang w:val="en-US"/>
        </w:rPr>
        <w:t>i</w:t>
      </w:r>
      <w:proofErr w:type="spellEnd"/>
      <w:r w:rsidRPr="008E5C35">
        <w:rPr>
          <w:lang w:val="en-US"/>
        </w:rPr>
        <w:t xml:space="preserve">&lt;count; </w:t>
      </w:r>
      <w:proofErr w:type="spellStart"/>
      <w:r w:rsidRPr="008E5C35">
        <w:rPr>
          <w:lang w:val="en-US"/>
        </w:rPr>
        <w:t>i</w:t>
      </w:r>
      <w:proofErr w:type="spellEnd"/>
      <w:r w:rsidRPr="008E5C35">
        <w:rPr>
          <w:lang w:val="en-US"/>
        </w:rPr>
        <w:t>++){</w:t>
      </w:r>
    </w:p>
    <w:p w14:paraId="13AC1462" w14:textId="77777777" w:rsidR="008E5C35" w:rsidRPr="008E5C35" w:rsidRDefault="008E5C35" w:rsidP="008E5C35">
      <w:pPr>
        <w:spacing w:after="0" w:line="240" w:lineRule="exact"/>
        <w:rPr>
          <w:lang w:val="pt-BR"/>
        </w:rPr>
      </w:pPr>
      <w:r w:rsidRPr="008E5C35">
        <w:rPr>
          <w:lang w:val="en-US"/>
        </w:rPr>
        <w:t xml:space="preserve">        </w:t>
      </w:r>
      <w:proofErr w:type="spellStart"/>
      <w:r w:rsidRPr="008E5C35">
        <w:rPr>
          <w:lang w:val="pt-BR"/>
        </w:rPr>
        <w:t>estudiantes.pop</w:t>
      </w:r>
      <w:proofErr w:type="spellEnd"/>
      <w:r w:rsidRPr="008E5C35">
        <w:rPr>
          <w:lang w:val="pt-BR"/>
        </w:rPr>
        <w:t>(i);</w:t>
      </w:r>
    </w:p>
    <w:p w14:paraId="4B96B217" w14:textId="77777777" w:rsidR="008E5C35" w:rsidRPr="008E5C35" w:rsidRDefault="008E5C35" w:rsidP="008E5C35">
      <w:pPr>
        <w:spacing w:after="0" w:line="240" w:lineRule="exact"/>
        <w:rPr>
          <w:lang w:val="pt-BR"/>
        </w:rPr>
      </w:pPr>
      <w:r w:rsidRPr="008E5C35">
        <w:rPr>
          <w:lang w:val="pt-BR"/>
        </w:rPr>
        <w:t xml:space="preserve">        console.log(i);</w:t>
      </w:r>
    </w:p>
    <w:p w14:paraId="6F3B08ED" w14:textId="77777777" w:rsidR="008E5C35" w:rsidRDefault="008E5C35" w:rsidP="008E5C35">
      <w:pPr>
        <w:spacing w:after="0" w:line="240" w:lineRule="exact"/>
      </w:pPr>
      <w:r w:rsidRPr="008E5C35">
        <w:rPr>
          <w:lang w:val="pt-BR"/>
        </w:rPr>
        <w:t xml:space="preserve">        </w:t>
      </w:r>
      <w:r>
        <w:t>//console.log(estudiantes);</w:t>
      </w:r>
    </w:p>
    <w:p w14:paraId="46D24D81" w14:textId="77777777" w:rsidR="008E5C35" w:rsidRDefault="008E5C35" w:rsidP="008E5C35">
      <w:pPr>
        <w:spacing w:after="0" w:line="240" w:lineRule="exact"/>
      </w:pPr>
      <w:r>
        <w:t xml:space="preserve">        </w:t>
      </w:r>
      <w:proofErr w:type="spellStart"/>
      <w:r>
        <w:t>solucion</w:t>
      </w:r>
      <w:proofErr w:type="spellEnd"/>
      <w:r>
        <w:t>(estudiantes);</w:t>
      </w:r>
    </w:p>
    <w:p w14:paraId="0CF42CCD" w14:textId="77777777" w:rsidR="008E5C35" w:rsidRDefault="008E5C35" w:rsidP="008E5C35">
      <w:pPr>
        <w:spacing w:after="0" w:line="240" w:lineRule="exact"/>
      </w:pPr>
      <w:r>
        <w:t xml:space="preserve">    }</w:t>
      </w:r>
    </w:p>
    <w:p w14:paraId="2FFC82D4" w14:textId="0E676D46" w:rsidR="008F3291" w:rsidRDefault="008E5C35" w:rsidP="008E5C35">
      <w:pPr>
        <w:spacing w:after="0" w:line="240" w:lineRule="exact"/>
      </w:pPr>
      <w:r>
        <w:t>}</w:t>
      </w:r>
    </w:p>
    <w:p w14:paraId="138B447D" w14:textId="77777777" w:rsidR="008E5C35" w:rsidRDefault="008E5C35"/>
    <w:p w14:paraId="2D7584E0" w14:textId="7C731AEA" w:rsidR="008F3291" w:rsidRPr="00512359" w:rsidRDefault="00512359">
      <w:pPr>
        <w:rPr>
          <w:b/>
          <w:bCs/>
          <w:sz w:val="28"/>
          <w:szCs w:val="28"/>
        </w:rPr>
      </w:pPr>
      <w:r w:rsidRPr="00512359">
        <w:rPr>
          <w:b/>
          <w:bCs/>
          <w:sz w:val="28"/>
          <w:szCs w:val="28"/>
        </w:rPr>
        <w:t>OBJETOS</w:t>
      </w:r>
    </w:p>
    <w:p w14:paraId="4C1FAE96" w14:textId="5C0C1B29" w:rsidR="008F3291" w:rsidRDefault="00FA393D">
      <w:r w:rsidRPr="00FA393D">
        <w:t>Un objeto es una estructura de datos que permite almacenar valores mediante propiedad - valor a través de la sintaxis de llaves ({}) y separados por comas.</w:t>
      </w:r>
    </w:p>
    <w:p w14:paraId="30D663E1" w14:textId="2BC273E6" w:rsidR="008F3291" w:rsidRDefault="008F3291"/>
    <w:p w14:paraId="5DE50B21" w14:textId="72DA2D71" w:rsidR="008F3291" w:rsidRDefault="00763898">
      <w:r w:rsidRPr="00763898">
        <w:t>En las propiedades del objeto es opcional colocar las comillas. En el caso de que haya espacios, es obligatorio.</w:t>
      </w:r>
    </w:p>
    <w:p w14:paraId="7A348D53" w14:textId="77777777" w:rsidR="00763898" w:rsidRDefault="00763898" w:rsidP="00763898">
      <w:pPr>
        <w:spacing w:after="0" w:line="240" w:lineRule="atLeast"/>
      </w:pPr>
      <w:proofErr w:type="spellStart"/>
      <w:r>
        <w:t>var</w:t>
      </w:r>
      <w:proofErr w:type="spellEnd"/>
      <w:r>
        <w:t xml:space="preserve"> objeto = {</w:t>
      </w:r>
    </w:p>
    <w:p w14:paraId="4D1EB1BF" w14:textId="77777777" w:rsidR="00763898" w:rsidRDefault="00763898" w:rsidP="00763898">
      <w:pPr>
        <w:spacing w:after="0" w:line="240" w:lineRule="atLeast"/>
      </w:pPr>
      <w:r>
        <w:t xml:space="preserve">    clave1: "valor1",</w:t>
      </w:r>
    </w:p>
    <w:p w14:paraId="2D95CB53" w14:textId="77777777" w:rsidR="00763898" w:rsidRDefault="00763898" w:rsidP="00763898">
      <w:pPr>
        <w:spacing w:after="0" w:line="240" w:lineRule="atLeast"/>
      </w:pPr>
      <w:r>
        <w:t xml:space="preserve">   "clave 2": "valor2",</w:t>
      </w:r>
    </w:p>
    <w:p w14:paraId="1F630E88" w14:textId="66A5E7F2" w:rsidR="008F3291" w:rsidRDefault="00763898" w:rsidP="00763898">
      <w:pPr>
        <w:spacing w:after="0" w:line="240" w:lineRule="atLeast"/>
      </w:pPr>
      <w:r>
        <w:t>}</w:t>
      </w:r>
    </w:p>
    <w:p w14:paraId="1718F3D8" w14:textId="334F7412" w:rsidR="008F3291" w:rsidRDefault="008F3291"/>
    <w:p w14:paraId="0A249EC6" w14:textId="2402C376" w:rsidR="008F3291" w:rsidRDefault="00763898">
      <w:r w:rsidRPr="00763898">
        <w:t>Excepto por los primitivos y las funciones, todo es un objeto en JavaScript.</w:t>
      </w:r>
    </w:p>
    <w:p w14:paraId="259671BB" w14:textId="1795D5D9" w:rsidR="008F3291" w:rsidRDefault="008F3291"/>
    <w:p w14:paraId="7D727BEE" w14:textId="77777777" w:rsidR="00763898" w:rsidRDefault="00763898" w:rsidP="00763898">
      <w:r>
        <w:t>Qué son los atributos y métodos</w:t>
      </w:r>
    </w:p>
    <w:p w14:paraId="2C095A30" w14:textId="77777777" w:rsidR="00763898" w:rsidRDefault="00763898" w:rsidP="00763898">
      <w:r>
        <w:t>En programación orientada a objetos, un objeto es una representación de la realidad, en el cual sus características propias se definen como atributos y sus acciones se definen como métodos.</w:t>
      </w:r>
    </w:p>
    <w:p w14:paraId="0C271A54" w14:textId="77777777" w:rsidR="00763898" w:rsidRDefault="00763898" w:rsidP="00763898">
      <w:r>
        <w:t>En otras palabras, los atributos son las variables y los métodos son las funciones propias de cada objeto.</w:t>
      </w:r>
    </w:p>
    <w:p w14:paraId="6A39A12C" w14:textId="064E2C38" w:rsidR="008F3291" w:rsidRDefault="00763898" w:rsidP="00763898">
      <w:r>
        <w:t xml:space="preserve">Por ejemplo, definamos el objeto </w:t>
      </w:r>
      <w:proofErr w:type="spellStart"/>
      <w:r>
        <w:t>miAuto</w:t>
      </w:r>
      <w:proofErr w:type="spellEnd"/>
      <w:r>
        <w:t>. Se coloca entre comillas la propiedad año porque el lenguaje no admite caracteres especiales del español. Aunque en ciertas situaciones si admite.</w:t>
      </w:r>
    </w:p>
    <w:p w14:paraId="2A2183CB" w14:textId="62C9C162" w:rsidR="00D00715" w:rsidRDefault="00D00715"/>
    <w:p w14:paraId="50A37241" w14:textId="77777777" w:rsidR="00763898" w:rsidRDefault="00763898" w:rsidP="00763898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miAuto</w:t>
      </w:r>
      <w:proofErr w:type="spellEnd"/>
      <w:r>
        <w:t xml:space="preserve"> = {</w:t>
      </w:r>
    </w:p>
    <w:p w14:paraId="29631A55" w14:textId="77777777" w:rsidR="00763898" w:rsidRDefault="00763898" w:rsidP="00763898">
      <w:pPr>
        <w:spacing w:after="0" w:line="240" w:lineRule="exact"/>
      </w:pPr>
      <w:r>
        <w:t xml:space="preserve">    marca: "Toyota",</w:t>
      </w:r>
    </w:p>
    <w:p w14:paraId="59F5E5E0" w14:textId="77777777" w:rsidR="00763898" w:rsidRDefault="00763898" w:rsidP="00763898">
      <w:pPr>
        <w:spacing w:after="0" w:line="240" w:lineRule="exact"/>
      </w:pPr>
      <w:r>
        <w:t xml:space="preserve">    modelo: "Corolla",</w:t>
      </w:r>
    </w:p>
    <w:p w14:paraId="4980A8A7" w14:textId="77777777" w:rsidR="00763898" w:rsidRDefault="00763898" w:rsidP="00763898">
      <w:pPr>
        <w:spacing w:after="0" w:line="240" w:lineRule="exact"/>
      </w:pPr>
      <w:r>
        <w:t xml:space="preserve">    "año": 2020,</w:t>
      </w:r>
    </w:p>
    <w:p w14:paraId="67D2E62F" w14:textId="77777777" w:rsidR="00763898" w:rsidRDefault="00763898" w:rsidP="00763898">
      <w:pPr>
        <w:spacing w:after="0" w:line="240" w:lineRule="exact"/>
      </w:pPr>
      <w:r>
        <w:t xml:space="preserve">    detalle: </w:t>
      </w:r>
      <w:proofErr w:type="spellStart"/>
      <w:r>
        <w:t>function</w:t>
      </w:r>
      <w:proofErr w:type="spellEnd"/>
      <w:r>
        <w:t xml:space="preserve"> () {</w:t>
      </w:r>
    </w:p>
    <w:p w14:paraId="20D578E9" w14:textId="77777777" w:rsidR="00763898" w:rsidRDefault="00763898" w:rsidP="00763898">
      <w:pPr>
        <w:spacing w:after="0" w:line="240" w:lineRule="exact"/>
      </w:pPr>
      <w:r>
        <w:t xml:space="preserve">        </w:t>
      </w:r>
      <w:proofErr w:type="gramStart"/>
      <w:r>
        <w:t>console.log(</w:t>
      </w:r>
      <w:proofErr w:type="gramEnd"/>
      <w:r>
        <w:t>"Es un auto")</w:t>
      </w:r>
    </w:p>
    <w:p w14:paraId="388C4256" w14:textId="77777777" w:rsidR="00763898" w:rsidRDefault="00763898" w:rsidP="00763898">
      <w:pPr>
        <w:spacing w:after="0" w:line="240" w:lineRule="exact"/>
      </w:pPr>
      <w:r>
        <w:t xml:space="preserve">    }</w:t>
      </w:r>
    </w:p>
    <w:p w14:paraId="710CC71B" w14:textId="77D99FDA" w:rsidR="00D00715" w:rsidRDefault="00763898" w:rsidP="00763898">
      <w:pPr>
        <w:spacing w:after="0" w:line="240" w:lineRule="exact"/>
      </w:pPr>
      <w:r>
        <w:t>}</w:t>
      </w:r>
    </w:p>
    <w:p w14:paraId="22E00114" w14:textId="06961BF5" w:rsidR="00D00715" w:rsidRDefault="00D00715"/>
    <w:p w14:paraId="47BB489D" w14:textId="45F95F6A" w:rsidR="00D00715" w:rsidRDefault="00763898">
      <w:r w:rsidRPr="00763898">
        <w:t xml:space="preserve">s propiedades marca, modelo y "año" son los atributos del objeto </w:t>
      </w:r>
      <w:proofErr w:type="spellStart"/>
      <w:r w:rsidRPr="00763898">
        <w:t>miAuto</w:t>
      </w:r>
      <w:proofErr w:type="spellEnd"/>
      <w:r w:rsidRPr="00763898">
        <w:t xml:space="preserve">. La propiedad detalle es un método del objeto </w:t>
      </w:r>
      <w:proofErr w:type="spellStart"/>
      <w:r w:rsidRPr="00763898">
        <w:t>miAuto</w:t>
      </w:r>
      <w:proofErr w:type="spellEnd"/>
      <w:r w:rsidRPr="00763898">
        <w:t>.</w:t>
      </w:r>
    </w:p>
    <w:p w14:paraId="2E990B5D" w14:textId="4055BC09" w:rsidR="00D00715" w:rsidRDefault="00D00715"/>
    <w:p w14:paraId="341B8986" w14:textId="1F77B4DF" w:rsidR="00D00715" w:rsidRDefault="00D00715"/>
    <w:p w14:paraId="4E6284A9" w14:textId="3B396480" w:rsidR="00D00715" w:rsidRPr="00763898" w:rsidRDefault="00763898">
      <w:pPr>
        <w:rPr>
          <w:b/>
          <w:bCs/>
          <w:sz w:val="28"/>
          <w:szCs w:val="28"/>
        </w:rPr>
      </w:pPr>
      <w:r w:rsidRPr="00763898">
        <w:rPr>
          <w:b/>
          <w:bCs/>
          <w:sz w:val="28"/>
          <w:szCs w:val="28"/>
        </w:rPr>
        <w:t>Cómo acceder a los valores de un objeto</w:t>
      </w:r>
    </w:p>
    <w:p w14:paraId="63DA508E" w14:textId="77777777" w:rsidR="00763898" w:rsidRDefault="00763898" w:rsidP="00763898">
      <w:r>
        <w:t>Mediante la notación de corchetes</w:t>
      </w:r>
    </w:p>
    <w:p w14:paraId="65C048D8" w14:textId="4951371F" w:rsidR="00D00715" w:rsidRDefault="00763898" w:rsidP="00763898">
      <w:r>
        <w:t>Mediante la notación de punto</w:t>
      </w:r>
    </w:p>
    <w:p w14:paraId="47998773" w14:textId="7CD6CF2A" w:rsidR="00D00715" w:rsidRPr="00763898" w:rsidRDefault="00763898">
      <w:pPr>
        <w:rPr>
          <w:b/>
          <w:bCs/>
        </w:rPr>
      </w:pPr>
      <w:r w:rsidRPr="00763898">
        <w:rPr>
          <w:b/>
          <w:bCs/>
        </w:rPr>
        <w:t>Qué es la notación de corchetes</w:t>
      </w:r>
    </w:p>
    <w:p w14:paraId="50AEA4E6" w14:textId="77777777" w:rsidR="00763898" w:rsidRDefault="00763898" w:rsidP="00763898">
      <w:pPr>
        <w:spacing w:after="0" w:line="240" w:lineRule="atLeast"/>
      </w:pPr>
      <w:proofErr w:type="spellStart"/>
      <w:r>
        <w:t>miAuto</w:t>
      </w:r>
      <w:proofErr w:type="spellEnd"/>
      <w:r>
        <w:t>["marca"] // "Toyota"</w:t>
      </w:r>
    </w:p>
    <w:p w14:paraId="56F8DB47" w14:textId="77777777" w:rsidR="00763898" w:rsidRDefault="00763898" w:rsidP="00763898">
      <w:pPr>
        <w:spacing w:after="0" w:line="240" w:lineRule="atLeast"/>
      </w:pPr>
      <w:proofErr w:type="spellStart"/>
      <w:r>
        <w:t>miAuto</w:t>
      </w:r>
      <w:proofErr w:type="spellEnd"/>
      <w:r>
        <w:t>["modelo"] // "Corolla"</w:t>
      </w:r>
    </w:p>
    <w:p w14:paraId="240116D3" w14:textId="77777777" w:rsidR="00763898" w:rsidRDefault="00763898" w:rsidP="00763898">
      <w:pPr>
        <w:spacing w:after="0" w:line="240" w:lineRule="atLeast"/>
      </w:pPr>
      <w:proofErr w:type="spellStart"/>
      <w:r>
        <w:t>miAuto</w:t>
      </w:r>
      <w:proofErr w:type="spellEnd"/>
      <w:r>
        <w:t>["año"] // 2020</w:t>
      </w:r>
    </w:p>
    <w:p w14:paraId="35C21AEF" w14:textId="58D562EF" w:rsidR="00D00715" w:rsidRDefault="00763898" w:rsidP="00763898">
      <w:pPr>
        <w:spacing w:after="0" w:line="240" w:lineRule="atLeast"/>
      </w:pPr>
      <w:proofErr w:type="spellStart"/>
      <w:r>
        <w:t>miAuto</w:t>
      </w:r>
      <w:proofErr w:type="spellEnd"/>
      <w:r>
        <w:t xml:space="preserve">["detalle"] // ƒ </w:t>
      </w:r>
      <w:proofErr w:type="gramStart"/>
      <w:r>
        <w:t>detalle(</w:t>
      </w:r>
      <w:proofErr w:type="gramEnd"/>
      <w:r>
        <w:t>)</w:t>
      </w:r>
    </w:p>
    <w:p w14:paraId="1B13552D" w14:textId="4FB76D7F" w:rsidR="00D00715" w:rsidRDefault="00D00715"/>
    <w:p w14:paraId="4AF08C49" w14:textId="3A32E275" w:rsidR="00D00715" w:rsidRDefault="00E37ED3">
      <w:r w:rsidRPr="00E37ED3">
        <w:t>Observa que cuando accedes a un método, únicamente muestra la función, esto sucede porque la propiedad guarda dicha función que aún no es ejecutada. Para ejecutarla hay que utilizar los paréntesis.</w:t>
      </w:r>
    </w:p>
    <w:p w14:paraId="5B7F39E8" w14:textId="577E0992" w:rsidR="00D00715" w:rsidRDefault="00E37ED3">
      <w:proofErr w:type="spellStart"/>
      <w:r w:rsidRPr="00E37ED3">
        <w:t>miAuto</w:t>
      </w:r>
      <w:proofErr w:type="spellEnd"/>
      <w:r w:rsidRPr="00E37ED3">
        <w:t>["detalle"</w:t>
      </w:r>
      <w:proofErr w:type="gramStart"/>
      <w:r w:rsidRPr="00E37ED3">
        <w:t>](</w:t>
      </w:r>
      <w:proofErr w:type="gramEnd"/>
      <w:r w:rsidRPr="00E37ED3">
        <w:t>) // "Es un auto"</w:t>
      </w:r>
    </w:p>
    <w:p w14:paraId="11A7A189" w14:textId="66ECAFDA" w:rsidR="00763898" w:rsidRDefault="00763898"/>
    <w:p w14:paraId="2123290C" w14:textId="73DB3C17" w:rsidR="00763898" w:rsidRDefault="00E37ED3">
      <w:r w:rsidRPr="00E37ED3">
        <w:t>Finalmente, ten cuidado con las comillas, si nos las usas, estás haciendo referencia a una variable. En este caso existirán tres posibilidades:</w:t>
      </w:r>
    </w:p>
    <w:p w14:paraId="2747F61F" w14:textId="0EB9D9CF" w:rsidR="00763898" w:rsidRDefault="00763898"/>
    <w:p w14:paraId="18F55E2D" w14:textId="77777777" w:rsidR="00E37ED3" w:rsidRDefault="00E37ED3" w:rsidP="00E37ED3">
      <w:pPr>
        <w:spacing w:after="0" w:line="240" w:lineRule="atLeast"/>
      </w:pPr>
      <w:proofErr w:type="spellStart"/>
      <w:r>
        <w:t>var</w:t>
      </w:r>
      <w:proofErr w:type="spellEnd"/>
      <w:r>
        <w:t xml:space="preserve"> propiedad1 = "marca"</w:t>
      </w:r>
    </w:p>
    <w:p w14:paraId="182AABFB" w14:textId="77777777" w:rsidR="00E37ED3" w:rsidRDefault="00E37ED3" w:rsidP="00E37ED3">
      <w:pPr>
        <w:spacing w:after="0" w:line="240" w:lineRule="atLeast"/>
      </w:pPr>
      <w:proofErr w:type="spellStart"/>
      <w:r>
        <w:t>miAuto</w:t>
      </w:r>
      <w:proofErr w:type="spellEnd"/>
      <w:r>
        <w:t>[propiedad1] // "Toyota"</w:t>
      </w:r>
    </w:p>
    <w:p w14:paraId="38148889" w14:textId="77777777" w:rsidR="00E37ED3" w:rsidRDefault="00E37ED3" w:rsidP="00E37ED3">
      <w:pPr>
        <w:spacing w:after="0" w:line="240" w:lineRule="atLeast"/>
      </w:pPr>
    </w:p>
    <w:p w14:paraId="06C6CD22" w14:textId="77777777" w:rsidR="00E37ED3" w:rsidRDefault="00E37ED3" w:rsidP="00E37ED3">
      <w:pPr>
        <w:spacing w:after="0" w:line="240" w:lineRule="atLeast"/>
      </w:pPr>
      <w:proofErr w:type="spellStart"/>
      <w:r>
        <w:t>var</w:t>
      </w:r>
      <w:proofErr w:type="spellEnd"/>
      <w:r>
        <w:t xml:space="preserve"> propiedad2 = "nombre"</w:t>
      </w:r>
    </w:p>
    <w:p w14:paraId="13B85145" w14:textId="77777777" w:rsidR="00E37ED3" w:rsidRDefault="00E37ED3" w:rsidP="00E37ED3">
      <w:pPr>
        <w:spacing w:after="0" w:line="240" w:lineRule="atLeast"/>
      </w:pPr>
      <w:proofErr w:type="spellStart"/>
      <w:r>
        <w:t>miAuto</w:t>
      </w:r>
      <w:proofErr w:type="spellEnd"/>
      <w:r>
        <w:t xml:space="preserve">[propiedad2] // </w:t>
      </w:r>
      <w:proofErr w:type="spellStart"/>
      <w:r>
        <w:t>undefined</w:t>
      </w:r>
      <w:proofErr w:type="spellEnd"/>
    </w:p>
    <w:p w14:paraId="21127539" w14:textId="77777777" w:rsidR="00E37ED3" w:rsidRDefault="00E37ED3" w:rsidP="00E37ED3">
      <w:pPr>
        <w:spacing w:after="0" w:line="240" w:lineRule="atLeast"/>
      </w:pPr>
    </w:p>
    <w:p w14:paraId="0AE585D0" w14:textId="5C27C52D" w:rsidR="00763898" w:rsidRPr="00E37ED3" w:rsidRDefault="00E37ED3" w:rsidP="00E37ED3">
      <w:pPr>
        <w:spacing w:after="0" w:line="240" w:lineRule="atLeast"/>
        <w:rPr>
          <w:lang w:val="en-US"/>
        </w:rPr>
      </w:pPr>
      <w:proofErr w:type="spellStart"/>
      <w:r w:rsidRPr="00E37ED3">
        <w:rPr>
          <w:lang w:val="en-US"/>
        </w:rPr>
        <w:t>miAuto</w:t>
      </w:r>
      <w:proofErr w:type="spellEnd"/>
      <w:r w:rsidRPr="00E37ED3">
        <w:rPr>
          <w:lang w:val="en-US"/>
        </w:rPr>
        <w:t>[</w:t>
      </w:r>
      <w:proofErr w:type="spellStart"/>
      <w:r w:rsidRPr="00E37ED3">
        <w:rPr>
          <w:lang w:val="en-US"/>
        </w:rPr>
        <w:t>modelo</w:t>
      </w:r>
      <w:proofErr w:type="spellEnd"/>
      <w:r w:rsidRPr="00E37ED3">
        <w:rPr>
          <w:lang w:val="en-US"/>
        </w:rPr>
        <w:t xml:space="preserve">] // </w:t>
      </w:r>
      <w:proofErr w:type="spellStart"/>
      <w:r w:rsidRPr="00E37ED3">
        <w:rPr>
          <w:lang w:val="en-US"/>
        </w:rPr>
        <w:t>ReferenceError</w:t>
      </w:r>
      <w:proofErr w:type="spellEnd"/>
      <w:r w:rsidRPr="00E37ED3">
        <w:rPr>
          <w:lang w:val="en-US"/>
        </w:rPr>
        <w:t xml:space="preserve">: </w:t>
      </w:r>
      <w:proofErr w:type="spellStart"/>
      <w:r w:rsidRPr="00E37ED3">
        <w:rPr>
          <w:lang w:val="en-US"/>
        </w:rPr>
        <w:t>modelo</w:t>
      </w:r>
      <w:proofErr w:type="spellEnd"/>
      <w:r w:rsidRPr="00E37ED3">
        <w:rPr>
          <w:lang w:val="en-US"/>
        </w:rPr>
        <w:t xml:space="preserve"> is not defined</w:t>
      </w:r>
    </w:p>
    <w:p w14:paraId="37DB1430" w14:textId="6AA242B0" w:rsidR="00763898" w:rsidRPr="00E37ED3" w:rsidRDefault="00763898">
      <w:pPr>
        <w:rPr>
          <w:lang w:val="en-US"/>
        </w:rPr>
      </w:pPr>
    </w:p>
    <w:p w14:paraId="7E4B581E" w14:textId="77777777" w:rsidR="00E37ED3" w:rsidRDefault="00E37ED3" w:rsidP="00E37ED3">
      <w:r>
        <w:t>Qué es la notación de punto</w:t>
      </w:r>
    </w:p>
    <w:p w14:paraId="2B8080FE" w14:textId="77777777" w:rsidR="00E37ED3" w:rsidRDefault="00E37ED3" w:rsidP="00E37ED3">
      <w:r>
        <w:t>La notación de punto indicamos con un punto la propiedad del objeto. Si existen espacios, la única forma de acceder a esa propiedad es mediante la notación de corchetes.</w:t>
      </w:r>
    </w:p>
    <w:p w14:paraId="7BE1611E" w14:textId="77777777" w:rsidR="00E37ED3" w:rsidRDefault="00E37ED3" w:rsidP="00E37ED3"/>
    <w:p w14:paraId="1057BBBB" w14:textId="77777777" w:rsidR="00E37ED3" w:rsidRDefault="00E37ED3" w:rsidP="00E37ED3">
      <w:proofErr w:type="spellStart"/>
      <w:proofErr w:type="gramStart"/>
      <w:r>
        <w:t>objeto.propiedad</w:t>
      </w:r>
      <w:proofErr w:type="spellEnd"/>
      <w:proofErr w:type="gramEnd"/>
    </w:p>
    <w:p w14:paraId="10C9A3EB" w14:textId="77777777" w:rsidR="00E37ED3" w:rsidRDefault="00E37ED3" w:rsidP="00E37ED3"/>
    <w:p w14:paraId="6DE53E30" w14:textId="22A21D94" w:rsidR="00763898" w:rsidRPr="00E37ED3" w:rsidRDefault="00E37ED3" w:rsidP="00E37ED3">
      <w:r>
        <w:t xml:space="preserve">Por ejemplo, accedamos a las propiedades del objeto </w:t>
      </w:r>
      <w:proofErr w:type="spellStart"/>
      <w:r>
        <w:t>miAuto</w:t>
      </w:r>
      <w:proofErr w:type="spellEnd"/>
      <w:r>
        <w:t xml:space="preserve"> creado anteriormente.</w:t>
      </w:r>
    </w:p>
    <w:p w14:paraId="1A3C76C7" w14:textId="77777777" w:rsidR="00E37ED3" w:rsidRDefault="00E37ED3" w:rsidP="00E37ED3">
      <w:pPr>
        <w:spacing w:after="0" w:line="240" w:lineRule="atLeast"/>
      </w:pPr>
      <w:proofErr w:type="spellStart"/>
      <w:r>
        <w:t>miAuto.marca</w:t>
      </w:r>
      <w:proofErr w:type="spellEnd"/>
      <w:r>
        <w:t xml:space="preserve"> // "Toyota"</w:t>
      </w:r>
    </w:p>
    <w:p w14:paraId="1CA57980" w14:textId="77777777" w:rsidR="00E37ED3" w:rsidRDefault="00E37ED3" w:rsidP="00E37ED3">
      <w:pPr>
        <w:spacing w:after="0" w:line="240" w:lineRule="atLeast"/>
      </w:pPr>
      <w:proofErr w:type="spellStart"/>
      <w:r>
        <w:t>miAuto.modelo</w:t>
      </w:r>
      <w:proofErr w:type="spellEnd"/>
      <w:r>
        <w:t xml:space="preserve"> // "Corolla"</w:t>
      </w:r>
    </w:p>
    <w:p w14:paraId="1332E8BD" w14:textId="77777777" w:rsidR="00E37ED3" w:rsidRDefault="00E37ED3" w:rsidP="00E37ED3">
      <w:pPr>
        <w:spacing w:after="0" w:line="240" w:lineRule="atLeast"/>
      </w:pPr>
      <w:proofErr w:type="spellStart"/>
      <w:r>
        <w:t>miAuto.añó</w:t>
      </w:r>
      <w:proofErr w:type="spellEnd"/>
      <w:r>
        <w:t xml:space="preserve"> // 2020</w:t>
      </w:r>
    </w:p>
    <w:p w14:paraId="3AB89DFF" w14:textId="231747D8" w:rsidR="00763898" w:rsidRPr="00E37ED3" w:rsidRDefault="00E37ED3" w:rsidP="00E37ED3">
      <w:pPr>
        <w:spacing w:after="0" w:line="240" w:lineRule="atLeast"/>
      </w:pPr>
      <w:proofErr w:type="spellStart"/>
      <w:r>
        <w:t>miAuto.detalle</w:t>
      </w:r>
      <w:proofErr w:type="spellEnd"/>
      <w:r>
        <w:t xml:space="preserve"> // ƒ </w:t>
      </w:r>
      <w:proofErr w:type="gramStart"/>
      <w:r>
        <w:t>detalle(</w:t>
      </w:r>
      <w:proofErr w:type="gramEnd"/>
      <w:r>
        <w:t>)</w:t>
      </w:r>
    </w:p>
    <w:p w14:paraId="1C43FF59" w14:textId="77A7AC6E" w:rsidR="00763898" w:rsidRPr="00E37ED3" w:rsidRDefault="00763898"/>
    <w:p w14:paraId="768EF384" w14:textId="4B0EB779" w:rsidR="00763898" w:rsidRPr="00E37ED3" w:rsidRDefault="00E37ED3">
      <w:r w:rsidRPr="00E37ED3">
        <w:lastRenderedPageBreak/>
        <w:t>Igualmente, para ejecutar el método hay que utilizar los paréntesis.</w:t>
      </w:r>
    </w:p>
    <w:p w14:paraId="3D97A293" w14:textId="6133A265" w:rsidR="00763898" w:rsidRPr="00E37ED3" w:rsidRDefault="00E37ED3">
      <w:proofErr w:type="spellStart"/>
      <w:r w:rsidRPr="00E37ED3">
        <w:t>miAuto.detalle</w:t>
      </w:r>
      <w:proofErr w:type="spellEnd"/>
      <w:r w:rsidRPr="00E37ED3">
        <w:t>() // "Es un auto"</w:t>
      </w:r>
    </w:p>
    <w:p w14:paraId="51C46034" w14:textId="75AB7F55" w:rsidR="00763898" w:rsidRPr="00E37ED3" w:rsidRDefault="00763898"/>
    <w:p w14:paraId="2FCF8AE2" w14:textId="77777777" w:rsidR="00E37ED3" w:rsidRPr="00E37ED3" w:rsidRDefault="00E37ED3" w:rsidP="00E37ED3">
      <w:pPr>
        <w:rPr>
          <w:b/>
          <w:bCs/>
        </w:rPr>
      </w:pPr>
      <w:r w:rsidRPr="00E37ED3">
        <w:rPr>
          <w:b/>
          <w:bCs/>
        </w:rPr>
        <w:t xml:space="preserve">Los </w:t>
      </w:r>
      <w:proofErr w:type="spellStart"/>
      <w:r w:rsidRPr="00E37ED3">
        <w:rPr>
          <w:b/>
          <w:bCs/>
        </w:rPr>
        <w:t>arrays</w:t>
      </w:r>
      <w:proofErr w:type="spellEnd"/>
      <w:r w:rsidRPr="00E37ED3">
        <w:rPr>
          <w:b/>
          <w:bCs/>
        </w:rPr>
        <w:t xml:space="preserve"> también son objetos</w:t>
      </w:r>
    </w:p>
    <w:p w14:paraId="480FC3FD" w14:textId="77777777" w:rsidR="00E37ED3" w:rsidRDefault="00E37ED3" w:rsidP="00E37ED3">
      <w:r>
        <w:t xml:space="preserve">La notación punto te debe de parecer familiar, ya que así usábamos los diferentes atributos y métodos de los </w:t>
      </w:r>
      <w:proofErr w:type="spellStart"/>
      <w:r>
        <w:t>arrays</w:t>
      </w:r>
      <w:proofErr w:type="spellEnd"/>
      <w:r>
        <w:t xml:space="preserve">, como </w:t>
      </w:r>
      <w:proofErr w:type="spellStart"/>
      <w:r>
        <w:t>length</w:t>
      </w:r>
      <w:proofErr w:type="spellEnd"/>
      <w:r>
        <w:t xml:space="preserve"> o </w:t>
      </w:r>
      <w:proofErr w:type="spellStart"/>
      <w:r>
        <w:t>map</w:t>
      </w:r>
      <w:proofErr w:type="spellEnd"/>
      <w:r>
        <w:t>.</w:t>
      </w:r>
    </w:p>
    <w:p w14:paraId="4F40D4EB" w14:textId="37656622" w:rsidR="00763898" w:rsidRPr="00E37ED3" w:rsidRDefault="00E37ED3" w:rsidP="00E37ED3">
      <w:r>
        <w:t xml:space="preserve">Esto es debido a que los </w:t>
      </w:r>
      <w:proofErr w:type="spellStart"/>
      <w:r>
        <w:t>arrays</w:t>
      </w:r>
      <w:proofErr w:type="spellEnd"/>
      <w:r>
        <w:t xml:space="preserve"> también son objetos en JavaScript. Por esta razón, también podemos utilizar la notación de corchetes, pero no es recomendable.</w:t>
      </w:r>
    </w:p>
    <w:p w14:paraId="5EE91C65" w14:textId="2FF32995" w:rsidR="00763898" w:rsidRPr="00E37ED3" w:rsidRDefault="00763898"/>
    <w:p w14:paraId="4D9BFC11" w14:textId="77777777" w:rsidR="00E37ED3" w:rsidRPr="00E37ED3" w:rsidRDefault="00E37ED3" w:rsidP="00E37ED3">
      <w:pPr>
        <w:spacing w:after="0" w:line="240" w:lineRule="exact"/>
        <w:rPr>
          <w:lang w:val="en-US"/>
        </w:rPr>
      </w:pPr>
      <w:r w:rsidRPr="00E37ED3">
        <w:rPr>
          <w:lang w:val="en-US"/>
        </w:rPr>
        <w:t>var array = [1, 2, 3]</w:t>
      </w:r>
    </w:p>
    <w:p w14:paraId="7421FCA7" w14:textId="77777777" w:rsidR="00E37ED3" w:rsidRPr="00E37ED3" w:rsidRDefault="00E37ED3" w:rsidP="00E37ED3">
      <w:pPr>
        <w:spacing w:after="0" w:line="240" w:lineRule="exact"/>
        <w:rPr>
          <w:lang w:val="en-US"/>
        </w:rPr>
      </w:pPr>
      <w:r w:rsidRPr="00E37ED3">
        <w:rPr>
          <w:lang w:val="en-US"/>
        </w:rPr>
        <w:t>array["length"] // 3</w:t>
      </w:r>
    </w:p>
    <w:p w14:paraId="56E682C2" w14:textId="77777777" w:rsidR="00E37ED3" w:rsidRPr="00E37ED3" w:rsidRDefault="00E37ED3" w:rsidP="00E37ED3">
      <w:pPr>
        <w:spacing w:after="0" w:line="240" w:lineRule="exact"/>
        <w:rPr>
          <w:lang w:val="en-US"/>
        </w:rPr>
      </w:pPr>
      <w:r w:rsidRPr="00E37ED3">
        <w:rPr>
          <w:lang w:val="en-US"/>
        </w:rPr>
        <w:t xml:space="preserve">var </w:t>
      </w:r>
      <w:proofErr w:type="spellStart"/>
      <w:r w:rsidRPr="00E37ED3">
        <w:rPr>
          <w:lang w:val="en-US"/>
        </w:rPr>
        <w:t>newArray</w:t>
      </w:r>
      <w:proofErr w:type="spellEnd"/>
      <w:r w:rsidRPr="00E37ED3">
        <w:rPr>
          <w:lang w:val="en-US"/>
        </w:rPr>
        <w:t xml:space="preserve"> = array["map</w:t>
      </w:r>
      <w:proofErr w:type="gramStart"/>
      <w:r w:rsidRPr="00E37ED3">
        <w:rPr>
          <w:lang w:val="en-US"/>
        </w:rPr>
        <w:t>"](</w:t>
      </w:r>
      <w:proofErr w:type="gramEnd"/>
      <w:r w:rsidRPr="00E37ED3">
        <w:rPr>
          <w:lang w:val="en-US"/>
        </w:rPr>
        <w:t>function (</w:t>
      </w:r>
      <w:proofErr w:type="spellStart"/>
      <w:r w:rsidRPr="00E37ED3">
        <w:rPr>
          <w:lang w:val="en-US"/>
        </w:rPr>
        <w:t>el</w:t>
      </w:r>
      <w:proofErr w:type="spellEnd"/>
      <w:r w:rsidRPr="00E37ED3">
        <w:rPr>
          <w:lang w:val="en-US"/>
        </w:rPr>
        <w:t>) {</w:t>
      </w:r>
    </w:p>
    <w:p w14:paraId="6433427D" w14:textId="77777777" w:rsidR="00E37ED3" w:rsidRPr="00E37ED3" w:rsidRDefault="00E37ED3" w:rsidP="00E37ED3">
      <w:pPr>
        <w:spacing w:after="0" w:line="240" w:lineRule="exact"/>
      </w:pPr>
      <w:r w:rsidRPr="00E37ED3">
        <w:rPr>
          <w:lang w:val="en-US"/>
        </w:rPr>
        <w:t xml:space="preserve">  </w:t>
      </w:r>
      <w:proofErr w:type="spellStart"/>
      <w:r w:rsidRPr="00E37ED3">
        <w:t>return</w:t>
      </w:r>
      <w:proofErr w:type="spellEnd"/>
      <w:r w:rsidRPr="00E37ED3">
        <w:t xml:space="preserve"> el * 2</w:t>
      </w:r>
    </w:p>
    <w:p w14:paraId="1D8A9279" w14:textId="77777777" w:rsidR="00E37ED3" w:rsidRPr="00E37ED3" w:rsidRDefault="00E37ED3" w:rsidP="00E37ED3">
      <w:pPr>
        <w:spacing w:after="0" w:line="240" w:lineRule="exact"/>
      </w:pPr>
      <w:r w:rsidRPr="00E37ED3">
        <w:t>})</w:t>
      </w:r>
    </w:p>
    <w:p w14:paraId="1E8EF945" w14:textId="6821F65C" w:rsidR="00763898" w:rsidRPr="00E37ED3" w:rsidRDefault="00E37ED3" w:rsidP="00E37ED3">
      <w:pPr>
        <w:spacing w:after="0" w:line="240" w:lineRule="exact"/>
      </w:pPr>
      <w:proofErr w:type="spellStart"/>
      <w:r w:rsidRPr="00E37ED3">
        <w:t>newArray</w:t>
      </w:r>
      <w:proofErr w:type="spellEnd"/>
      <w:r w:rsidRPr="00E37ED3">
        <w:t xml:space="preserve"> // [2,4,6]</w:t>
      </w:r>
    </w:p>
    <w:p w14:paraId="33DBA919" w14:textId="0CF2E50C" w:rsidR="00763898" w:rsidRPr="00E37ED3" w:rsidRDefault="00763898"/>
    <w:p w14:paraId="66CB32F4" w14:textId="77777777" w:rsidR="00E37ED3" w:rsidRPr="00E37ED3" w:rsidRDefault="00E37ED3" w:rsidP="00E37ED3">
      <w:pPr>
        <w:rPr>
          <w:b/>
          <w:bCs/>
        </w:rPr>
      </w:pPr>
      <w:r w:rsidRPr="00E37ED3">
        <w:rPr>
          <w:b/>
          <w:bCs/>
        </w:rPr>
        <w:t>Cómo añadir propiedades de un objeto</w:t>
      </w:r>
    </w:p>
    <w:p w14:paraId="1C6EB394" w14:textId="77777777" w:rsidR="00E37ED3" w:rsidRDefault="00E37ED3" w:rsidP="00E37ED3">
      <w:r>
        <w:t>Para añadir propiedades de un objeto, utilizamos la notación de corchetes o de punto con la nueva propiedad, asignándole su respectivo valor.</w:t>
      </w:r>
    </w:p>
    <w:p w14:paraId="5DEBEEAF" w14:textId="77777777" w:rsidR="00E37ED3" w:rsidRDefault="00E37ED3" w:rsidP="00E37ED3"/>
    <w:p w14:paraId="5D49C357" w14:textId="3F309913" w:rsidR="00763898" w:rsidRPr="00E37ED3" w:rsidRDefault="00E37ED3" w:rsidP="00E37ED3">
      <w:r>
        <w:t xml:space="preserve">Por ejemplo, añadamos la propiedad color del objeto </w:t>
      </w:r>
      <w:proofErr w:type="spellStart"/>
      <w:r>
        <w:t>miAuto</w:t>
      </w:r>
      <w:proofErr w:type="spellEnd"/>
      <w:r>
        <w:t>.</w:t>
      </w:r>
    </w:p>
    <w:p w14:paraId="7FD88DE3" w14:textId="31C841DD" w:rsidR="00763898" w:rsidRPr="00E37ED3" w:rsidRDefault="00763898"/>
    <w:p w14:paraId="36081DF6" w14:textId="77777777" w:rsidR="00E37ED3" w:rsidRDefault="00E37ED3" w:rsidP="00E37ED3">
      <w:pPr>
        <w:spacing w:after="0" w:line="240" w:lineRule="exact"/>
      </w:pPr>
      <w:proofErr w:type="spellStart"/>
      <w:r>
        <w:t>miAuto</w:t>
      </w:r>
      <w:proofErr w:type="spellEnd"/>
      <w:r>
        <w:t>["color"] = "rojo"</w:t>
      </w:r>
    </w:p>
    <w:p w14:paraId="70722A06" w14:textId="77777777" w:rsidR="00E37ED3" w:rsidRDefault="00E37ED3" w:rsidP="00E37ED3">
      <w:pPr>
        <w:spacing w:after="0" w:line="240" w:lineRule="exact"/>
      </w:pPr>
      <w:r>
        <w:t xml:space="preserve">// o </w:t>
      </w:r>
    </w:p>
    <w:p w14:paraId="66C32934" w14:textId="77777777" w:rsidR="00E37ED3" w:rsidRDefault="00E37ED3" w:rsidP="00E37ED3">
      <w:pPr>
        <w:spacing w:after="0" w:line="240" w:lineRule="exact"/>
      </w:pPr>
      <w:proofErr w:type="spellStart"/>
      <w:r>
        <w:t>miAuto.color</w:t>
      </w:r>
      <w:proofErr w:type="spellEnd"/>
      <w:r>
        <w:t xml:space="preserve"> = "rojo"</w:t>
      </w:r>
    </w:p>
    <w:p w14:paraId="6810A800" w14:textId="77777777" w:rsidR="00E37ED3" w:rsidRDefault="00E37ED3" w:rsidP="00E37ED3">
      <w:pPr>
        <w:spacing w:after="0" w:line="240" w:lineRule="exact"/>
      </w:pPr>
    </w:p>
    <w:p w14:paraId="6209E85B" w14:textId="77777777" w:rsidR="00E37ED3" w:rsidRDefault="00E37ED3" w:rsidP="00E37ED3">
      <w:pPr>
        <w:spacing w:after="0" w:line="240" w:lineRule="exact"/>
      </w:pPr>
      <w:r>
        <w:t>console.log(</w:t>
      </w:r>
      <w:proofErr w:type="spellStart"/>
      <w:r>
        <w:t>miAuto</w:t>
      </w:r>
      <w:proofErr w:type="spellEnd"/>
      <w:r>
        <w:t>)</w:t>
      </w:r>
    </w:p>
    <w:p w14:paraId="3123DB87" w14:textId="77777777" w:rsidR="00E37ED3" w:rsidRDefault="00E37ED3" w:rsidP="00E37ED3">
      <w:pPr>
        <w:spacing w:after="0" w:line="240" w:lineRule="exact"/>
      </w:pPr>
      <w:r>
        <w:t>/* {</w:t>
      </w:r>
    </w:p>
    <w:p w14:paraId="47A9962C" w14:textId="77777777" w:rsidR="00E37ED3" w:rsidRDefault="00E37ED3" w:rsidP="00E37ED3">
      <w:pPr>
        <w:spacing w:after="0" w:line="240" w:lineRule="exact"/>
      </w:pPr>
      <w:r>
        <w:t xml:space="preserve">  marca: 'Toyota',</w:t>
      </w:r>
    </w:p>
    <w:p w14:paraId="4FF2DE70" w14:textId="77777777" w:rsidR="00E37ED3" w:rsidRDefault="00E37ED3" w:rsidP="00E37ED3">
      <w:pPr>
        <w:spacing w:after="0" w:line="240" w:lineRule="exact"/>
      </w:pPr>
      <w:r>
        <w:t xml:space="preserve">  modelo: 'Corolla',</w:t>
      </w:r>
    </w:p>
    <w:p w14:paraId="334C6154" w14:textId="77777777" w:rsidR="00E37ED3" w:rsidRDefault="00E37ED3" w:rsidP="00E37ED3">
      <w:pPr>
        <w:spacing w:after="0" w:line="240" w:lineRule="exact"/>
      </w:pPr>
      <w:r>
        <w:t xml:space="preserve">  'año': 2020,</w:t>
      </w:r>
    </w:p>
    <w:p w14:paraId="143EA9E9" w14:textId="77777777" w:rsidR="00E37ED3" w:rsidRDefault="00E37ED3" w:rsidP="00E37ED3">
      <w:pPr>
        <w:spacing w:after="0" w:line="240" w:lineRule="exact"/>
      </w:pPr>
      <w:r>
        <w:t xml:space="preserve">  detalle: ƒ </w:t>
      </w:r>
      <w:proofErr w:type="gramStart"/>
      <w:r>
        <w:t>detalle(</w:t>
      </w:r>
      <w:proofErr w:type="gramEnd"/>
      <w:r>
        <w:t>),</w:t>
      </w:r>
    </w:p>
    <w:p w14:paraId="430913AE" w14:textId="77777777" w:rsidR="00E37ED3" w:rsidRDefault="00E37ED3" w:rsidP="00E37ED3">
      <w:pPr>
        <w:spacing w:after="0" w:line="240" w:lineRule="exact"/>
      </w:pPr>
      <w:r>
        <w:t xml:space="preserve">  color: 'rojo</w:t>
      </w:r>
      <w:proofErr w:type="gramStart"/>
      <w:r>
        <w:t>'  &lt;</w:t>
      </w:r>
      <w:proofErr w:type="gramEnd"/>
      <w:r>
        <w:t>---- nueva propiedad</w:t>
      </w:r>
    </w:p>
    <w:p w14:paraId="6A9393A0" w14:textId="4E44D15A" w:rsidR="00763898" w:rsidRPr="00E37ED3" w:rsidRDefault="00E37ED3" w:rsidP="00E37ED3">
      <w:pPr>
        <w:spacing w:after="0" w:line="240" w:lineRule="exact"/>
      </w:pPr>
      <w:r>
        <w:t>} */</w:t>
      </w:r>
    </w:p>
    <w:p w14:paraId="017479EB" w14:textId="6C75DA4D" w:rsidR="00763898" w:rsidRPr="00E37ED3" w:rsidRDefault="00763898"/>
    <w:p w14:paraId="5960FC3C" w14:textId="77777777" w:rsidR="004B71D8" w:rsidRDefault="004B71D8" w:rsidP="004B71D8">
      <w:r>
        <w:t>Cómo modificar propiedades de un objeto</w:t>
      </w:r>
    </w:p>
    <w:p w14:paraId="78B9795D" w14:textId="77777777" w:rsidR="004B71D8" w:rsidRDefault="004B71D8" w:rsidP="004B71D8">
      <w:r>
        <w:t>Para modificar propiedades de un objeto, utilizamos la notación de corchetes o de punto con la propiedad específica, asignándole su nuevo valor.</w:t>
      </w:r>
    </w:p>
    <w:p w14:paraId="7E71D061" w14:textId="77777777" w:rsidR="004B71D8" w:rsidRDefault="004B71D8" w:rsidP="004B71D8"/>
    <w:p w14:paraId="0044A314" w14:textId="6F541325" w:rsidR="00763898" w:rsidRPr="00E37ED3" w:rsidRDefault="004B71D8" w:rsidP="004B71D8">
      <w:r>
        <w:t xml:space="preserve">Por ejemplo, modifiquemos la propiedad marca, de "Toyota" a "Ford", del objeto </w:t>
      </w:r>
      <w:proofErr w:type="spellStart"/>
      <w:r>
        <w:t>miAuto</w:t>
      </w:r>
      <w:proofErr w:type="spellEnd"/>
      <w:r>
        <w:t>.</w:t>
      </w:r>
    </w:p>
    <w:p w14:paraId="44E29FEB" w14:textId="451DDE1A" w:rsidR="00763898" w:rsidRPr="00E37ED3" w:rsidRDefault="00763898"/>
    <w:p w14:paraId="7140CB03" w14:textId="77777777" w:rsidR="004B71D8" w:rsidRDefault="004B71D8" w:rsidP="004B71D8">
      <w:pPr>
        <w:spacing w:after="0" w:line="240" w:lineRule="exact"/>
      </w:pPr>
      <w:proofErr w:type="spellStart"/>
      <w:r>
        <w:t>miAuto</w:t>
      </w:r>
      <w:proofErr w:type="spellEnd"/>
      <w:r>
        <w:t>["marca"] = "Ford"</w:t>
      </w:r>
    </w:p>
    <w:p w14:paraId="5DB91A50" w14:textId="77777777" w:rsidR="004B71D8" w:rsidRDefault="004B71D8" w:rsidP="004B71D8">
      <w:pPr>
        <w:spacing w:after="0" w:line="240" w:lineRule="exact"/>
      </w:pPr>
      <w:r>
        <w:t xml:space="preserve">// o </w:t>
      </w:r>
    </w:p>
    <w:p w14:paraId="21336261" w14:textId="77777777" w:rsidR="004B71D8" w:rsidRDefault="004B71D8" w:rsidP="004B71D8">
      <w:pPr>
        <w:spacing w:after="0" w:line="240" w:lineRule="exact"/>
      </w:pPr>
      <w:proofErr w:type="spellStart"/>
      <w:r>
        <w:t>miAuto.marca</w:t>
      </w:r>
      <w:proofErr w:type="spellEnd"/>
      <w:r>
        <w:t xml:space="preserve"> = "Ford"</w:t>
      </w:r>
    </w:p>
    <w:p w14:paraId="4B51EB9E" w14:textId="77777777" w:rsidR="004B71D8" w:rsidRDefault="004B71D8" w:rsidP="004B71D8">
      <w:pPr>
        <w:spacing w:after="0" w:line="240" w:lineRule="exact"/>
      </w:pPr>
    </w:p>
    <w:p w14:paraId="20C8F813" w14:textId="77777777" w:rsidR="004B71D8" w:rsidRDefault="004B71D8" w:rsidP="004B71D8">
      <w:pPr>
        <w:spacing w:after="0" w:line="240" w:lineRule="exact"/>
      </w:pPr>
      <w:r>
        <w:t>console.log(</w:t>
      </w:r>
      <w:proofErr w:type="spellStart"/>
      <w:r>
        <w:t>miAuto</w:t>
      </w:r>
      <w:proofErr w:type="spellEnd"/>
      <w:r>
        <w:t>)</w:t>
      </w:r>
    </w:p>
    <w:p w14:paraId="58E1A50D" w14:textId="77777777" w:rsidR="004B71D8" w:rsidRDefault="004B71D8" w:rsidP="004B71D8">
      <w:pPr>
        <w:spacing w:after="0" w:line="240" w:lineRule="exact"/>
      </w:pPr>
      <w:r>
        <w:t>/* {</w:t>
      </w:r>
    </w:p>
    <w:p w14:paraId="6385CDBF" w14:textId="77777777" w:rsidR="004B71D8" w:rsidRDefault="004B71D8" w:rsidP="004B71D8">
      <w:pPr>
        <w:spacing w:after="0" w:line="240" w:lineRule="exact"/>
      </w:pPr>
      <w:r>
        <w:t xml:space="preserve">  marca: 'Ford', &lt;--- Cambió de valor</w:t>
      </w:r>
    </w:p>
    <w:p w14:paraId="1F32F30D" w14:textId="77777777" w:rsidR="004B71D8" w:rsidRDefault="004B71D8" w:rsidP="004B71D8">
      <w:pPr>
        <w:spacing w:after="0" w:line="240" w:lineRule="exact"/>
      </w:pPr>
      <w:r>
        <w:t xml:space="preserve">  modelo: 'Corolla',</w:t>
      </w:r>
    </w:p>
    <w:p w14:paraId="00A30B53" w14:textId="77777777" w:rsidR="004B71D8" w:rsidRDefault="004B71D8" w:rsidP="004B71D8">
      <w:pPr>
        <w:spacing w:after="0" w:line="240" w:lineRule="exact"/>
      </w:pPr>
      <w:r>
        <w:t xml:space="preserve">  'año': 2020,</w:t>
      </w:r>
    </w:p>
    <w:p w14:paraId="09F61B37" w14:textId="77777777" w:rsidR="004B71D8" w:rsidRDefault="004B71D8" w:rsidP="004B71D8">
      <w:pPr>
        <w:spacing w:after="0" w:line="240" w:lineRule="exact"/>
      </w:pPr>
      <w:r>
        <w:t xml:space="preserve">  detalle: ƒ </w:t>
      </w:r>
      <w:proofErr w:type="gramStart"/>
      <w:r>
        <w:t>detalle(</w:t>
      </w:r>
      <w:proofErr w:type="gramEnd"/>
      <w:r>
        <w:t>),</w:t>
      </w:r>
    </w:p>
    <w:p w14:paraId="25DE5C38" w14:textId="417EB8F7" w:rsidR="00763898" w:rsidRPr="00E37ED3" w:rsidRDefault="004B71D8" w:rsidP="004B71D8">
      <w:pPr>
        <w:spacing w:after="0" w:line="240" w:lineRule="exact"/>
      </w:pPr>
      <w:r>
        <w:t>} */</w:t>
      </w:r>
    </w:p>
    <w:p w14:paraId="2167EB6C" w14:textId="2ABF557E" w:rsidR="00763898" w:rsidRPr="00E37ED3" w:rsidRDefault="00763898"/>
    <w:p w14:paraId="01B3BDC8" w14:textId="77777777" w:rsidR="004B71D8" w:rsidRPr="00D16A1D" w:rsidRDefault="004B71D8" w:rsidP="004B71D8">
      <w:pPr>
        <w:rPr>
          <w:b/>
          <w:bCs/>
        </w:rPr>
      </w:pPr>
      <w:r w:rsidRPr="00D16A1D">
        <w:rPr>
          <w:b/>
          <w:bCs/>
        </w:rPr>
        <w:t>Cómo eliminar propiedades de un objeto</w:t>
      </w:r>
    </w:p>
    <w:p w14:paraId="67844EC3" w14:textId="77777777" w:rsidR="004B71D8" w:rsidRDefault="004B71D8" w:rsidP="004B71D8">
      <w:r>
        <w:t xml:space="preserve">Para eliminar propiedades de un objeto, utilizamos la palabra reservada </w:t>
      </w:r>
      <w:proofErr w:type="spellStart"/>
      <w:r>
        <w:t>delete</w:t>
      </w:r>
      <w:proofErr w:type="spellEnd"/>
      <w:r>
        <w:t xml:space="preserve"> seguido de la propiedad del objeto.</w:t>
      </w:r>
    </w:p>
    <w:p w14:paraId="093F92A7" w14:textId="60926CDD" w:rsidR="00763898" w:rsidRPr="00E37ED3" w:rsidRDefault="004B71D8" w:rsidP="004B71D8">
      <w:r>
        <w:t xml:space="preserve">Por ejemplo, eliminemos la propiedad marca del objeto </w:t>
      </w:r>
      <w:proofErr w:type="spellStart"/>
      <w:r>
        <w:t>miAuto</w:t>
      </w:r>
      <w:proofErr w:type="spellEnd"/>
      <w:r>
        <w:t>.</w:t>
      </w:r>
    </w:p>
    <w:p w14:paraId="2EF469B0" w14:textId="41204D0D" w:rsidR="00763898" w:rsidRDefault="00763898"/>
    <w:p w14:paraId="742620FB" w14:textId="77777777" w:rsidR="004B71D8" w:rsidRDefault="004B71D8" w:rsidP="004B71D8">
      <w:pPr>
        <w:spacing w:after="0" w:line="240" w:lineRule="exact"/>
      </w:pPr>
      <w:proofErr w:type="spellStart"/>
      <w:r>
        <w:t>delete</w:t>
      </w:r>
      <w:proofErr w:type="spellEnd"/>
      <w:r>
        <w:t xml:space="preserve"> </w:t>
      </w:r>
      <w:proofErr w:type="spellStart"/>
      <w:r>
        <w:t>miAuto</w:t>
      </w:r>
      <w:proofErr w:type="spellEnd"/>
      <w:r>
        <w:t>["marca"]</w:t>
      </w:r>
    </w:p>
    <w:p w14:paraId="75CC2ABA" w14:textId="77777777" w:rsidR="004B71D8" w:rsidRDefault="004B71D8" w:rsidP="004B71D8">
      <w:pPr>
        <w:spacing w:after="0" w:line="240" w:lineRule="exact"/>
      </w:pPr>
      <w:r>
        <w:t xml:space="preserve">// o </w:t>
      </w:r>
    </w:p>
    <w:p w14:paraId="349010FD" w14:textId="77777777" w:rsidR="004B71D8" w:rsidRDefault="004B71D8" w:rsidP="004B71D8">
      <w:pPr>
        <w:spacing w:after="0" w:line="240" w:lineRule="exact"/>
      </w:pPr>
      <w:proofErr w:type="spellStart"/>
      <w:r>
        <w:t>delete</w:t>
      </w:r>
      <w:proofErr w:type="spellEnd"/>
      <w:r>
        <w:t xml:space="preserve"> </w:t>
      </w:r>
      <w:proofErr w:type="spellStart"/>
      <w:r>
        <w:t>miAuto.marca</w:t>
      </w:r>
      <w:proofErr w:type="spellEnd"/>
    </w:p>
    <w:p w14:paraId="15E897A6" w14:textId="77777777" w:rsidR="004B71D8" w:rsidRDefault="004B71D8" w:rsidP="004B71D8">
      <w:pPr>
        <w:spacing w:after="0" w:line="240" w:lineRule="exact"/>
      </w:pPr>
    </w:p>
    <w:p w14:paraId="170E77B3" w14:textId="77777777" w:rsidR="004B71D8" w:rsidRDefault="004B71D8" w:rsidP="004B71D8">
      <w:pPr>
        <w:spacing w:after="0" w:line="240" w:lineRule="exact"/>
      </w:pPr>
      <w:r>
        <w:t>console.log(</w:t>
      </w:r>
      <w:proofErr w:type="spellStart"/>
      <w:r>
        <w:t>miAuto</w:t>
      </w:r>
      <w:proofErr w:type="spellEnd"/>
      <w:r>
        <w:t>)</w:t>
      </w:r>
    </w:p>
    <w:p w14:paraId="2112D0F1" w14:textId="77777777" w:rsidR="004B71D8" w:rsidRDefault="004B71D8" w:rsidP="004B71D8">
      <w:pPr>
        <w:spacing w:after="0" w:line="240" w:lineRule="exact"/>
      </w:pPr>
      <w:r>
        <w:t xml:space="preserve">/* { </w:t>
      </w:r>
    </w:p>
    <w:p w14:paraId="69E668E4" w14:textId="77777777" w:rsidR="004B71D8" w:rsidRDefault="004B71D8" w:rsidP="004B71D8">
      <w:pPr>
        <w:spacing w:after="0" w:line="240" w:lineRule="exact"/>
      </w:pPr>
      <w:r>
        <w:t xml:space="preserve">  modelo: 'Corolla', &lt;--- No existe la propiedad marca</w:t>
      </w:r>
    </w:p>
    <w:p w14:paraId="4752EDA3" w14:textId="77777777" w:rsidR="004B71D8" w:rsidRDefault="004B71D8" w:rsidP="004B71D8">
      <w:pPr>
        <w:spacing w:after="0" w:line="240" w:lineRule="exact"/>
      </w:pPr>
      <w:r>
        <w:t xml:space="preserve">  'año': 2020,</w:t>
      </w:r>
    </w:p>
    <w:p w14:paraId="537354E4" w14:textId="77777777" w:rsidR="004B71D8" w:rsidRDefault="004B71D8" w:rsidP="004B71D8">
      <w:pPr>
        <w:spacing w:after="0" w:line="240" w:lineRule="exact"/>
      </w:pPr>
      <w:r>
        <w:t xml:space="preserve">  detalle: ƒ </w:t>
      </w:r>
      <w:proofErr w:type="gramStart"/>
      <w:r>
        <w:t>detalle(</w:t>
      </w:r>
      <w:proofErr w:type="gramEnd"/>
      <w:r>
        <w:t>),</w:t>
      </w:r>
    </w:p>
    <w:p w14:paraId="0F38C005" w14:textId="0A8C7E08" w:rsidR="00E37ED3" w:rsidRDefault="004B71D8" w:rsidP="004B71D8">
      <w:pPr>
        <w:spacing w:after="0" w:line="240" w:lineRule="exact"/>
      </w:pPr>
      <w:r>
        <w:t>} */</w:t>
      </w:r>
    </w:p>
    <w:p w14:paraId="09585F08" w14:textId="1E426869" w:rsidR="00E37ED3" w:rsidRDefault="00E37ED3"/>
    <w:p w14:paraId="16D7E165" w14:textId="77777777" w:rsidR="004B71D8" w:rsidRPr="004B71D8" w:rsidRDefault="004B71D8" w:rsidP="004B71D8">
      <w:pPr>
        <w:rPr>
          <w:b/>
          <w:bCs/>
        </w:rPr>
      </w:pPr>
      <w:r w:rsidRPr="004B71D8">
        <w:rPr>
          <w:b/>
          <w:bCs/>
        </w:rPr>
        <w:t xml:space="preserve">El objeto contexto </w:t>
      </w:r>
      <w:proofErr w:type="spellStart"/>
      <w:r w:rsidRPr="004B71D8">
        <w:rPr>
          <w:b/>
          <w:bCs/>
        </w:rPr>
        <w:t>this</w:t>
      </w:r>
      <w:proofErr w:type="spellEnd"/>
    </w:p>
    <w:p w14:paraId="72EE9E1B" w14:textId="77777777" w:rsidR="004B71D8" w:rsidRDefault="004B71D8" w:rsidP="004B71D8">
      <w:r>
        <w:t xml:space="preserve">En JavaScript, el objeto contexto </w:t>
      </w:r>
      <w:proofErr w:type="spellStart"/>
      <w:r>
        <w:t>this</w:t>
      </w:r>
      <w:proofErr w:type="spellEnd"/>
      <w:r>
        <w:t xml:space="preserve"> hace referencia a diferentes valores según su contexto de ejecución. Como es un tema complejo de programación orientada a objetos, no profundizaré.</w:t>
      </w:r>
    </w:p>
    <w:p w14:paraId="47345769" w14:textId="77777777" w:rsidR="004B71D8" w:rsidRDefault="004B71D8" w:rsidP="004B71D8"/>
    <w:p w14:paraId="74AC47F4" w14:textId="3E0A3CAC" w:rsidR="00E37ED3" w:rsidRDefault="004B71D8" w:rsidP="004B71D8">
      <w:r>
        <w:t xml:space="preserve">En objetos, el contexto </w:t>
      </w:r>
      <w:proofErr w:type="spellStart"/>
      <w:r>
        <w:t>this</w:t>
      </w:r>
      <w:proofErr w:type="spellEnd"/>
      <w:r>
        <w:t xml:space="preserve"> hace referencia al propio objeto. Esto sirve para acceder a los atributos y métodos propios del objeto.</w:t>
      </w:r>
    </w:p>
    <w:p w14:paraId="18B3C7E2" w14:textId="4407D5E9" w:rsidR="00E37ED3" w:rsidRDefault="00E37ED3"/>
    <w:p w14:paraId="7BA616F2" w14:textId="2DCB30CF" w:rsidR="00E37ED3" w:rsidRDefault="00E37ED3"/>
    <w:p w14:paraId="671C4871" w14:textId="43140FAF" w:rsidR="00E37ED3" w:rsidRDefault="00E37ED3"/>
    <w:p w14:paraId="73AA9758" w14:textId="727D04F3" w:rsidR="00E37ED3" w:rsidRDefault="00E37ED3"/>
    <w:p w14:paraId="519801CE" w14:textId="77777777" w:rsidR="004B71D8" w:rsidRDefault="004B71D8" w:rsidP="004B71D8">
      <w:pPr>
        <w:spacing w:after="0" w:line="240" w:lineRule="exact"/>
      </w:pPr>
      <w:proofErr w:type="spellStart"/>
      <w:r>
        <w:lastRenderedPageBreak/>
        <w:t>var</w:t>
      </w:r>
      <w:proofErr w:type="spellEnd"/>
      <w:r>
        <w:t xml:space="preserve"> </w:t>
      </w:r>
      <w:proofErr w:type="spellStart"/>
      <w:r>
        <w:t>miAuto</w:t>
      </w:r>
      <w:proofErr w:type="spellEnd"/>
      <w:r>
        <w:t xml:space="preserve"> = {</w:t>
      </w:r>
    </w:p>
    <w:p w14:paraId="4F8A1AC5" w14:textId="77777777" w:rsidR="004B71D8" w:rsidRDefault="004B71D8" w:rsidP="004B71D8">
      <w:pPr>
        <w:spacing w:after="0" w:line="240" w:lineRule="exact"/>
      </w:pPr>
      <w:r>
        <w:t xml:space="preserve">  //...</w:t>
      </w:r>
    </w:p>
    <w:p w14:paraId="0031D6BB" w14:textId="77777777" w:rsidR="004B71D8" w:rsidRDefault="004B71D8" w:rsidP="004B71D8">
      <w:pPr>
        <w:spacing w:after="0" w:line="240" w:lineRule="exact"/>
      </w:pPr>
      <w:r>
        <w:t xml:space="preserve">  detalle: </w:t>
      </w:r>
      <w:proofErr w:type="spellStart"/>
      <w:r>
        <w:t>function</w:t>
      </w:r>
      <w:proofErr w:type="spellEnd"/>
      <w:r>
        <w:t xml:space="preserve"> () {</w:t>
      </w:r>
    </w:p>
    <w:p w14:paraId="13076B46" w14:textId="77777777" w:rsidR="004B71D8" w:rsidRDefault="004B71D8" w:rsidP="004B71D8">
      <w:pPr>
        <w:spacing w:after="0" w:line="240" w:lineRule="exact"/>
      </w:pPr>
      <w:r>
        <w:t xml:space="preserve">    </w:t>
      </w:r>
      <w:proofErr w:type="gramStart"/>
      <w:r>
        <w:t>console.log(</w:t>
      </w:r>
      <w:proofErr w:type="gramEnd"/>
      <w:r>
        <w:t>`Auto ${</w:t>
      </w:r>
      <w:proofErr w:type="spellStart"/>
      <w:r>
        <w:t>this.modelo</w:t>
      </w:r>
      <w:proofErr w:type="spellEnd"/>
      <w:r>
        <w:t>} del ${</w:t>
      </w:r>
      <w:proofErr w:type="spellStart"/>
      <w:r>
        <w:t>this.año</w:t>
      </w:r>
      <w:proofErr w:type="spellEnd"/>
      <w:r>
        <w:t>}.`)</w:t>
      </w:r>
    </w:p>
    <w:p w14:paraId="1EAB1DC5" w14:textId="77777777" w:rsidR="004B71D8" w:rsidRDefault="004B71D8" w:rsidP="004B71D8">
      <w:pPr>
        <w:spacing w:after="0" w:line="240" w:lineRule="exact"/>
      </w:pPr>
      <w:r>
        <w:t xml:space="preserve">  },</w:t>
      </w:r>
    </w:p>
    <w:p w14:paraId="25A1DF66" w14:textId="77777777" w:rsidR="004B71D8" w:rsidRDefault="004B71D8" w:rsidP="004B71D8">
      <w:pPr>
        <w:spacing w:after="0" w:line="240" w:lineRule="exact"/>
      </w:pPr>
      <w:r>
        <w:t>}</w:t>
      </w:r>
    </w:p>
    <w:p w14:paraId="4E040706" w14:textId="77777777" w:rsidR="004B71D8" w:rsidRDefault="004B71D8" w:rsidP="004B71D8">
      <w:pPr>
        <w:spacing w:after="0" w:line="240" w:lineRule="exact"/>
      </w:pPr>
    </w:p>
    <w:p w14:paraId="4133D364" w14:textId="0B8E4926" w:rsidR="00E37ED3" w:rsidRDefault="004B71D8" w:rsidP="004B71D8">
      <w:pPr>
        <w:spacing w:after="0" w:line="240" w:lineRule="exact"/>
      </w:pPr>
      <w:proofErr w:type="spellStart"/>
      <w:r>
        <w:t>miAuto.detalle</w:t>
      </w:r>
      <w:proofErr w:type="spellEnd"/>
      <w:r>
        <w:t>() //'Auto Corolla del 2020.'</w:t>
      </w:r>
    </w:p>
    <w:p w14:paraId="76E1B27F" w14:textId="4B89B808" w:rsidR="00E37ED3" w:rsidRDefault="00E37ED3"/>
    <w:p w14:paraId="7D65FB85" w14:textId="61CD7AEC" w:rsidR="00E37ED3" w:rsidRDefault="00471717">
      <w:r w:rsidRPr="00471717">
        <w:t>¡Funcionó! Ahora creemos otro objeto.</w:t>
      </w:r>
    </w:p>
    <w:p w14:paraId="5DD4E8C0" w14:textId="4BF1E8B6" w:rsidR="00E37ED3" w:rsidRDefault="00E37ED3"/>
    <w:p w14:paraId="5DFFB329" w14:textId="77777777" w:rsidR="00471717" w:rsidRDefault="00471717" w:rsidP="00471717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otroAuto</w:t>
      </w:r>
      <w:proofErr w:type="spellEnd"/>
      <w:r>
        <w:t xml:space="preserve"> = {</w:t>
      </w:r>
    </w:p>
    <w:p w14:paraId="35891B8A" w14:textId="77777777" w:rsidR="00471717" w:rsidRDefault="00471717" w:rsidP="00471717">
      <w:pPr>
        <w:spacing w:after="0" w:line="240" w:lineRule="exact"/>
      </w:pPr>
      <w:r>
        <w:t xml:space="preserve">  // ...</w:t>
      </w:r>
    </w:p>
    <w:p w14:paraId="67F24955" w14:textId="77777777" w:rsidR="00471717" w:rsidRDefault="00471717" w:rsidP="00471717">
      <w:pPr>
        <w:spacing w:after="0" w:line="240" w:lineRule="exact"/>
      </w:pPr>
      <w:r>
        <w:t xml:space="preserve">  detalle: </w:t>
      </w:r>
      <w:proofErr w:type="spellStart"/>
      <w:r>
        <w:t>function</w:t>
      </w:r>
      <w:proofErr w:type="spellEnd"/>
      <w:r>
        <w:t xml:space="preserve"> () {</w:t>
      </w:r>
    </w:p>
    <w:p w14:paraId="54F437AA" w14:textId="77777777" w:rsidR="00471717" w:rsidRDefault="00471717" w:rsidP="00471717">
      <w:pPr>
        <w:spacing w:after="0" w:line="240" w:lineRule="exact"/>
      </w:pPr>
      <w:r>
        <w:t xml:space="preserve">    </w:t>
      </w:r>
      <w:proofErr w:type="gramStart"/>
      <w:r>
        <w:t>console.log(</w:t>
      </w:r>
      <w:proofErr w:type="gramEnd"/>
      <w:r>
        <w:t>`Auto ${</w:t>
      </w:r>
      <w:proofErr w:type="spellStart"/>
      <w:r>
        <w:t>this.modelo</w:t>
      </w:r>
      <w:proofErr w:type="spellEnd"/>
      <w:r>
        <w:t>} del ${</w:t>
      </w:r>
      <w:proofErr w:type="spellStart"/>
      <w:r>
        <w:t>this.año</w:t>
      </w:r>
      <w:proofErr w:type="spellEnd"/>
      <w:r>
        <w:t>}.`)</w:t>
      </w:r>
    </w:p>
    <w:p w14:paraId="38086347" w14:textId="77777777" w:rsidR="00471717" w:rsidRDefault="00471717" w:rsidP="00471717">
      <w:pPr>
        <w:spacing w:after="0" w:line="240" w:lineRule="exact"/>
      </w:pPr>
      <w:r>
        <w:t xml:space="preserve">  },</w:t>
      </w:r>
    </w:p>
    <w:p w14:paraId="34D57190" w14:textId="77777777" w:rsidR="00471717" w:rsidRDefault="00471717" w:rsidP="00471717">
      <w:pPr>
        <w:spacing w:after="0" w:line="240" w:lineRule="exact"/>
      </w:pPr>
      <w:r>
        <w:t>}</w:t>
      </w:r>
    </w:p>
    <w:p w14:paraId="7B7261D3" w14:textId="77777777" w:rsidR="00471717" w:rsidRDefault="00471717" w:rsidP="00471717">
      <w:pPr>
        <w:spacing w:after="0" w:line="240" w:lineRule="exact"/>
      </w:pPr>
    </w:p>
    <w:p w14:paraId="1A797B97" w14:textId="6E1FC48D" w:rsidR="00E37ED3" w:rsidRDefault="00471717" w:rsidP="00471717">
      <w:pPr>
        <w:spacing w:after="0" w:line="240" w:lineRule="exact"/>
      </w:pPr>
      <w:proofErr w:type="spellStart"/>
      <w:r>
        <w:t>otroAuto.detalle</w:t>
      </w:r>
      <w:proofErr w:type="spellEnd"/>
      <w:r>
        <w:t>() //'Auto Corolla del 2020.'</w:t>
      </w:r>
    </w:p>
    <w:p w14:paraId="75C26C97" w14:textId="3ECCC083" w:rsidR="00E37ED3" w:rsidRDefault="00E37ED3"/>
    <w:p w14:paraId="50022B8B" w14:textId="7E4D580C" w:rsidR="00E37ED3" w:rsidRDefault="00E37ED3"/>
    <w:p w14:paraId="6DD671CB" w14:textId="77777777" w:rsidR="00763898" w:rsidRPr="00E37ED3" w:rsidRDefault="00763898"/>
    <w:p w14:paraId="3E2CFD30" w14:textId="4DAA036D" w:rsidR="00763898" w:rsidRPr="00D16A1D" w:rsidRDefault="00D16A1D">
      <w:pPr>
        <w:rPr>
          <w:b/>
          <w:bCs/>
          <w:sz w:val="28"/>
          <w:szCs w:val="28"/>
        </w:rPr>
      </w:pPr>
      <w:r w:rsidRPr="00D16A1D">
        <w:rPr>
          <w:b/>
          <w:bCs/>
          <w:sz w:val="28"/>
          <w:szCs w:val="28"/>
        </w:rPr>
        <w:t>Función constructora</w:t>
      </w:r>
    </w:p>
    <w:p w14:paraId="33401A72" w14:textId="17AC52B2" w:rsidR="00763898" w:rsidRPr="00E37ED3" w:rsidRDefault="00D16A1D">
      <w:r w:rsidRPr="00D16A1D">
        <w:t>Existe un problema al momento de construir varios objetos a partir de un código base, los atributos deben cambiar con respecto a la nueva información. Para esto se utiliza una función constructora.</w:t>
      </w:r>
    </w:p>
    <w:p w14:paraId="4E744409" w14:textId="5D62F053" w:rsidR="00E37ED3" w:rsidRPr="00E37ED3" w:rsidRDefault="00E37ED3"/>
    <w:p w14:paraId="37AA7EF0" w14:textId="2DB1107E" w:rsidR="00E37ED3" w:rsidRPr="00E37ED3" w:rsidRDefault="001D072E">
      <w:r w:rsidRPr="001D072E">
        <w:t>Una función constructora sirve para crear varios objetos a partir de nueva información, esto es recibido argumentos.</w:t>
      </w:r>
    </w:p>
    <w:p w14:paraId="4F682816" w14:textId="69D6BAF1" w:rsidR="00E37ED3" w:rsidRPr="00E37ED3" w:rsidRDefault="00E37ED3"/>
    <w:p w14:paraId="713C34D3" w14:textId="77777777" w:rsidR="006200B4" w:rsidRPr="006200B4" w:rsidRDefault="006200B4" w:rsidP="006200B4">
      <w:pPr>
        <w:rPr>
          <w:b/>
          <w:bCs/>
        </w:rPr>
      </w:pPr>
      <w:r w:rsidRPr="006200B4">
        <w:rPr>
          <w:b/>
          <w:bCs/>
        </w:rPr>
        <w:t>Cómo generar varios objetos a partir de una función constructora</w:t>
      </w:r>
    </w:p>
    <w:p w14:paraId="2DC382B5" w14:textId="77777777" w:rsidR="006200B4" w:rsidRDefault="006200B4" w:rsidP="006200B4">
      <w:r>
        <w:t xml:space="preserve">Para crear una función constructora, debemos definir los parámetros correspondientes, que serán los atributos del objeto, que cambiarán con la nueva información mediante argumentos. Estos argumentos deben hacer referencia a cada uno del nuevo objeto, esto mediante el objeto contexto </w:t>
      </w:r>
      <w:proofErr w:type="spellStart"/>
      <w:r>
        <w:t>this</w:t>
      </w:r>
      <w:proofErr w:type="spellEnd"/>
      <w:r>
        <w:t>.</w:t>
      </w:r>
    </w:p>
    <w:p w14:paraId="407A1D90" w14:textId="77777777" w:rsidR="006200B4" w:rsidRDefault="006200B4" w:rsidP="006200B4"/>
    <w:p w14:paraId="6DCE9F6B" w14:textId="27CD05EA" w:rsidR="00E37ED3" w:rsidRPr="00E37ED3" w:rsidRDefault="006200B4" w:rsidP="006200B4">
      <w:r>
        <w:t xml:space="preserve">Ten en cuenta que los parámetros de la función son diferentes a los atributos del objeto </w:t>
      </w:r>
      <w:r>
        <w:rPr>
          <w:rFonts w:ascii="Segoe UI Emoji" w:hAnsi="Segoe UI Emoji" w:cs="Segoe UI Emoji"/>
        </w:rPr>
        <w:t>😄</w:t>
      </w:r>
      <w:r>
        <w:t>.</w:t>
      </w:r>
    </w:p>
    <w:p w14:paraId="22E6DC3F" w14:textId="0D9C262C" w:rsidR="00E37ED3" w:rsidRPr="00E37ED3" w:rsidRDefault="00E37ED3"/>
    <w:p w14:paraId="3A710BD3" w14:textId="1DDF6D14" w:rsidR="00E37ED3" w:rsidRPr="00E37ED3" w:rsidRDefault="00E37ED3"/>
    <w:p w14:paraId="1F68606D" w14:textId="0247E601" w:rsidR="00E37ED3" w:rsidRPr="00E37ED3" w:rsidRDefault="00E37ED3"/>
    <w:p w14:paraId="17687F95" w14:textId="77777777" w:rsidR="006200B4" w:rsidRPr="006200B4" w:rsidRDefault="006200B4" w:rsidP="006200B4">
      <w:pPr>
        <w:spacing w:after="0" w:line="240" w:lineRule="exact"/>
        <w:rPr>
          <w:lang w:val="en-US"/>
        </w:rPr>
      </w:pPr>
      <w:r w:rsidRPr="006200B4">
        <w:rPr>
          <w:lang w:val="en-US"/>
        </w:rPr>
        <w:t xml:space="preserve">function </w:t>
      </w:r>
      <w:proofErr w:type="gramStart"/>
      <w:r w:rsidRPr="006200B4">
        <w:rPr>
          <w:lang w:val="en-US"/>
        </w:rPr>
        <w:t>Auto(</w:t>
      </w:r>
      <w:proofErr w:type="gramEnd"/>
      <w:r w:rsidRPr="006200B4">
        <w:rPr>
          <w:lang w:val="en-US"/>
        </w:rPr>
        <w:t>brand, model, year){</w:t>
      </w:r>
    </w:p>
    <w:p w14:paraId="1EF334B9" w14:textId="10188A73" w:rsidR="006200B4" w:rsidRPr="006200B4" w:rsidRDefault="006200B4" w:rsidP="006200B4">
      <w:pPr>
        <w:spacing w:after="0" w:line="240" w:lineRule="exact"/>
        <w:rPr>
          <w:lang w:val="en-US"/>
        </w:rPr>
      </w:pPr>
      <w:r w:rsidRPr="006200B4">
        <w:rPr>
          <w:lang w:val="en-US"/>
        </w:rPr>
        <w:t xml:space="preserve">    </w:t>
      </w:r>
      <w:proofErr w:type="spellStart"/>
      <w:proofErr w:type="gramStart"/>
      <w:r w:rsidRPr="006200B4">
        <w:rPr>
          <w:lang w:val="en-US"/>
        </w:rPr>
        <w:t>this.marca</w:t>
      </w:r>
      <w:proofErr w:type="spellEnd"/>
      <w:proofErr w:type="gramEnd"/>
      <w:r w:rsidRPr="006200B4">
        <w:rPr>
          <w:lang w:val="en-US"/>
        </w:rPr>
        <w:t xml:space="preserve"> = brand</w:t>
      </w:r>
      <w:r w:rsidR="00F14BA7">
        <w:rPr>
          <w:lang w:val="en-US"/>
        </w:rPr>
        <w:t>;</w:t>
      </w:r>
    </w:p>
    <w:p w14:paraId="733A5C85" w14:textId="18840EEF" w:rsidR="006200B4" w:rsidRPr="006200B4" w:rsidRDefault="006200B4" w:rsidP="006200B4">
      <w:pPr>
        <w:spacing w:after="0" w:line="240" w:lineRule="exact"/>
        <w:rPr>
          <w:lang w:val="en-US"/>
        </w:rPr>
      </w:pPr>
      <w:r w:rsidRPr="006200B4">
        <w:rPr>
          <w:lang w:val="en-US"/>
        </w:rPr>
        <w:t xml:space="preserve">    </w:t>
      </w:r>
      <w:proofErr w:type="spellStart"/>
      <w:proofErr w:type="gramStart"/>
      <w:r w:rsidRPr="006200B4">
        <w:rPr>
          <w:lang w:val="en-US"/>
        </w:rPr>
        <w:t>this.modelo</w:t>
      </w:r>
      <w:proofErr w:type="spellEnd"/>
      <w:proofErr w:type="gramEnd"/>
      <w:r w:rsidRPr="006200B4">
        <w:rPr>
          <w:lang w:val="en-US"/>
        </w:rPr>
        <w:t xml:space="preserve"> = model</w:t>
      </w:r>
      <w:r w:rsidR="00F14BA7">
        <w:rPr>
          <w:lang w:val="en-US"/>
        </w:rPr>
        <w:t>;</w:t>
      </w:r>
    </w:p>
    <w:p w14:paraId="20FC46D1" w14:textId="1D3DA04C" w:rsidR="006200B4" w:rsidRPr="006200B4" w:rsidRDefault="006200B4" w:rsidP="006200B4">
      <w:pPr>
        <w:spacing w:after="0" w:line="240" w:lineRule="exact"/>
        <w:rPr>
          <w:lang w:val="en-US"/>
        </w:rPr>
      </w:pPr>
      <w:r w:rsidRPr="006200B4">
        <w:rPr>
          <w:lang w:val="en-US"/>
        </w:rPr>
        <w:t xml:space="preserve">    </w:t>
      </w:r>
      <w:proofErr w:type="spellStart"/>
      <w:proofErr w:type="gramStart"/>
      <w:r w:rsidRPr="006200B4">
        <w:rPr>
          <w:lang w:val="en-US"/>
        </w:rPr>
        <w:t>this.año</w:t>
      </w:r>
      <w:proofErr w:type="spellEnd"/>
      <w:proofErr w:type="gramEnd"/>
      <w:r w:rsidRPr="006200B4">
        <w:rPr>
          <w:lang w:val="en-US"/>
        </w:rPr>
        <w:t xml:space="preserve"> = year</w:t>
      </w:r>
      <w:r w:rsidR="00F14BA7">
        <w:rPr>
          <w:lang w:val="en-US"/>
        </w:rPr>
        <w:t>;</w:t>
      </w:r>
    </w:p>
    <w:p w14:paraId="09357401" w14:textId="77777777" w:rsidR="006200B4" w:rsidRPr="006200B4" w:rsidRDefault="006200B4" w:rsidP="006200B4">
      <w:pPr>
        <w:spacing w:after="0" w:line="240" w:lineRule="exact"/>
        <w:rPr>
          <w:lang w:val="en-US"/>
        </w:rPr>
      </w:pPr>
      <w:r w:rsidRPr="006200B4">
        <w:rPr>
          <w:lang w:val="en-US"/>
        </w:rPr>
        <w:t xml:space="preserve">    </w:t>
      </w:r>
      <w:proofErr w:type="spellStart"/>
      <w:proofErr w:type="gramStart"/>
      <w:r w:rsidRPr="006200B4">
        <w:rPr>
          <w:lang w:val="en-US"/>
        </w:rPr>
        <w:t>this.detalle</w:t>
      </w:r>
      <w:proofErr w:type="spellEnd"/>
      <w:proofErr w:type="gramEnd"/>
      <w:r w:rsidRPr="006200B4">
        <w:rPr>
          <w:lang w:val="en-US"/>
        </w:rPr>
        <w:t xml:space="preserve"> = function () {</w:t>
      </w:r>
    </w:p>
    <w:p w14:paraId="62B0070E" w14:textId="77777777" w:rsidR="006200B4" w:rsidRPr="006200B4" w:rsidRDefault="006200B4" w:rsidP="006200B4">
      <w:pPr>
        <w:spacing w:after="0" w:line="240" w:lineRule="exact"/>
        <w:rPr>
          <w:lang w:val="en-US"/>
        </w:rPr>
      </w:pPr>
      <w:r w:rsidRPr="006200B4">
        <w:rPr>
          <w:lang w:val="en-US"/>
        </w:rPr>
        <w:t xml:space="preserve">        </w:t>
      </w:r>
      <w:proofErr w:type="gramStart"/>
      <w:r w:rsidRPr="006200B4">
        <w:rPr>
          <w:lang w:val="en-US"/>
        </w:rPr>
        <w:t>console.log(</w:t>
      </w:r>
      <w:proofErr w:type="gramEnd"/>
      <w:r w:rsidRPr="006200B4">
        <w:rPr>
          <w:lang w:val="en-US"/>
        </w:rPr>
        <w:t>`Auto ${</w:t>
      </w:r>
      <w:proofErr w:type="spellStart"/>
      <w:r w:rsidRPr="006200B4">
        <w:rPr>
          <w:lang w:val="en-US"/>
        </w:rPr>
        <w:t>this.modelo</w:t>
      </w:r>
      <w:proofErr w:type="spellEnd"/>
      <w:r w:rsidRPr="006200B4">
        <w:rPr>
          <w:lang w:val="en-US"/>
        </w:rPr>
        <w:t>} del ${</w:t>
      </w:r>
      <w:proofErr w:type="spellStart"/>
      <w:r w:rsidRPr="006200B4">
        <w:rPr>
          <w:lang w:val="en-US"/>
        </w:rPr>
        <w:t>this.año</w:t>
      </w:r>
      <w:proofErr w:type="spellEnd"/>
      <w:r w:rsidRPr="006200B4">
        <w:rPr>
          <w:lang w:val="en-US"/>
        </w:rPr>
        <w:t>}.`)</w:t>
      </w:r>
    </w:p>
    <w:p w14:paraId="160B82E0" w14:textId="77777777" w:rsidR="006200B4" w:rsidRDefault="006200B4" w:rsidP="006200B4">
      <w:pPr>
        <w:spacing w:after="0" w:line="240" w:lineRule="exact"/>
      </w:pPr>
      <w:r w:rsidRPr="006200B4">
        <w:rPr>
          <w:lang w:val="en-US"/>
        </w:rPr>
        <w:t xml:space="preserve">    </w:t>
      </w:r>
      <w:r>
        <w:t>}</w:t>
      </w:r>
    </w:p>
    <w:p w14:paraId="1B4F74E1" w14:textId="52A8763C" w:rsidR="00E37ED3" w:rsidRPr="00E37ED3" w:rsidRDefault="006200B4" w:rsidP="006200B4">
      <w:pPr>
        <w:spacing w:after="0" w:line="240" w:lineRule="exact"/>
      </w:pPr>
      <w:r>
        <w:t>}</w:t>
      </w:r>
    </w:p>
    <w:p w14:paraId="071BDFAA" w14:textId="394A34E3" w:rsidR="00E37ED3" w:rsidRDefault="00E37ED3" w:rsidP="006200B4">
      <w:pPr>
        <w:spacing w:after="0" w:line="240" w:lineRule="exact"/>
      </w:pPr>
    </w:p>
    <w:p w14:paraId="6EDBB244" w14:textId="2F0E2D7A" w:rsidR="006200B4" w:rsidRDefault="006200B4" w:rsidP="006200B4">
      <w:pPr>
        <w:spacing w:after="0" w:line="240" w:lineRule="exact"/>
      </w:pPr>
      <w:r w:rsidRPr="006200B4">
        <w:t>Si ejecutamos la función Auto mostrará un error, necesitamos especificar que vamos a construir una instancia mediante la palabra reservada new.</w:t>
      </w:r>
    </w:p>
    <w:p w14:paraId="6E292D83" w14:textId="77777777" w:rsidR="006200B4" w:rsidRPr="00E37ED3" w:rsidRDefault="006200B4" w:rsidP="006200B4">
      <w:pPr>
        <w:spacing w:after="0" w:line="240" w:lineRule="exact"/>
      </w:pPr>
    </w:p>
    <w:p w14:paraId="068A053A" w14:textId="77777777" w:rsidR="006200B4" w:rsidRDefault="006200B4" w:rsidP="006200B4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miAuto</w:t>
      </w:r>
      <w:proofErr w:type="spellEnd"/>
      <w:r>
        <w:t xml:space="preserve"> = new </w:t>
      </w:r>
      <w:proofErr w:type="gramStart"/>
      <w:r>
        <w:t>Auto(</w:t>
      </w:r>
      <w:proofErr w:type="gramEnd"/>
      <w:r>
        <w:t>"Toyota", "Corolla", 2020)</w:t>
      </w:r>
    </w:p>
    <w:p w14:paraId="77F72F53" w14:textId="77777777" w:rsidR="006200B4" w:rsidRDefault="006200B4" w:rsidP="006200B4">
      <w:pPr>
        <w:spacing w:after="0" w:line="240" w:lineRule="exact"/>
      </w:pPr>
      <w:r>
        <w:t>/* Auto {</w:t>
      </w:r>
    </w:p>
    <w:p w14:paraId="60DF7843" w14:textId="77777777" w:rsidR="006200B4" w:rsidRDefault="006200B4" w:rsidP="006200B4">
      <w:pPr>
        <w:spacing w:after="0" w:line="240" w:lineRule="exact"/>
      </w:pPr>
      <w:r>
        <w:t xml:space="preserve">  marca: 'Toyota',</w:t>
      </w:r>
    </w:p>
    <w:p w14:paraId="78159EF1" w14:textId="77777777" w:rsidR="006200B4" w:rsidRDefault="006200B4" w:rsidP="006200B4">
      <w:pPr>
        <w:spacing w:after="0" w:line="240" w:lineRule="exact"/>
      </w:pPr>
      <w:r>
        <w:t xml:space="preserve">  modelo: 'Corolla',</w:t>
      </w:r>
    </w:p>
    <w:p w14:paraId="707F865F" w14:textId="77777777" w:rsidR="006200B4" w:rsidRDefault="006200B4" w:rsidP="006200B4">
      <w:pPr>
        <w:spacing w:after="0" w:line="240" w:lineRule="exact"/>
      </w:pPr>
      <w:r>
        <w:t xml:space="preserve">  'año': 2020,</w:t>
      </w:r>
    </w:p>
    <w:p w14:paraId="6752F068" w14:textId="77777777" w:rsidR="006200B4" w:rsidRDefault="006200B4" w:rsidP="006200B4">
      <w:pPr>
        <w:spacing w:after="0" w:line="240" w:lineRule="exact"/>
      </w:pPr>
      <w:r>
        <w:t xml:space="preserve">  detalle: ƒ ()</w:t>
      </w:r>
    </w:p>
    <w:p w14:paraId="2D12F4DE" w14:textId="73DDB665" w:rsidR="00E37ED3" w:rsidRPr="00E37ED3" w:rsidRDefault="006200B4" w:rsidP="006200B4">
      <w:pPr>
        <w:spacing w:after="0" w:line="240" w:lineRule="exact"/>
      </w:pPr>
      <w:r>
        <w:t>}*/</w:t>
      </w:r>
    </w:p>
    <w:p w14:paraId="3CA2BD66" w14:textId="4A48CFF1" w:rsidR="00E37ED3" w:rsidRPr="00E37ED3" w:rsidRDefault="00E37ED3"/>
    <w:p w14:paraId="6BBEBB77" w14:textId="77777777" w:rsidR="006200B4" w:rsidRDefault="006200B4" w:rsidP="006200B4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otroAuto</w:t>
      </w:r>
      <w:proofErr w:type="spellEnd"/>
      <w:r>
        <w:t xml:space="preserve"> = new </w:t>
      </w:r>
      <w:proofErr w:type="gramStart"/>
      <w:r>
        <w:t>Auto(</w:t>
      </w:r>
      <w:proofErr w:type="gramEnd"/>
      <w:r>
        <w:t>"Tesla", "</w:t>
      </w:r>
      <w:proofErr w:type="spellStart"/>
      <w:r>
        <w:t>Model</w:t>
      </w:r>
      <w:proofErr w:type="spellEnd"/>
      <w:r>
        <w:t xml:space="preserve"> 3", 2021)</w:t>
      </w:r>
    </w:p>
    <w:p w14:paraId="0F2AACFC" w14:textId="77777777" w:rsidR="006200B4" w:rsidRDefault="006200B4" w:rsidP="006200B4">
      <w:pPr>
        <w:spacing w:after="0" w:line="240" w:lineRule="exact"/>
      </w:pPr>
      <w:proofErr w:type="spellStart"/>
      <w:r>
        <w:t>var</w:t>
      </w:r>
      <w:proofErr w:type="spellEnd"/>
      <w:r>
        <w:t xml:space="preserve"> otroAuto2 = new </w:t>
      </w:r>
      <w:proofErr w:type="gramStart"/>
      <w:r>
        <w:t>Auto(</w:t>
      </w:r>
      <w:proofErr w:type="gramEnd"/>
      <w:r>
        <w:t>"Suzuki", "K-20", 2019)</w:t>
      </w:r>
    </w:p>
    <w:p w14:paraId="665E1AE1" w14:textId="733AF09F" w:rsidR="00E37ED3" w:rsidRPr="00E37ED3" w:rsidRDefault="006200B4" w:rsidP="006200B4">
      <w:pPr>
        <w:spacing w:after="0" w:line="240" w:lineRule="exact"/>
      </w:pPr>
      <w:proofErr w:type="spellStart"/>
      <w:r>
        <w:t>var</w:t>
      </w:r>
      <w:proofErr w:type="spellEnd"/>
      <w:r>
        <w:t xml:space="preserve"> otroAuto3 = new </w:t>
      </w:r>
      <w:proofErr w:type="gramStart"/>
      <w:r>
        <w:t>Auto(</w:t>
      </w:r>
      <w:proofErr w:type="gramEnd"/>
      <w:r>
        <w:t>"Ferrari", "</w:t>
      </w:r>
      <w:proofErr w:type="spellStart"/>
      <w:r>
        <w:t>Model</w:t>
      </w:r>
      <w:proofErr w:type="spellEnd"/>
      <w:r>
        <w:t xml:space="preserve"> N", 2018)</w:t>
      </w:r>
    </w:p>
    <w:p w14:paraId="24BC0A06" w14:textId="5CD95594" w:rsidR="00E37ED3" w:rsidRPr="00E37ED3" w:rsidRDefault="00E37ED3"/>
    <w:p w14:paraId="18B500F6" w14:textId="72F289F2" w:rsidR="00E37ED3" w:rsidRPr="00E37ED3" w:rsidRDefault="00E37ED3"/>
    <w:p w14:paraId="5DA30C09" w14:textId="2AD1C552" w:rsidR="00E37ED3" w:rsidRPr="003C0317" w:rsidRDefault="003C0317">
      <w:pPr>
        <w:rPr>
          <w:b/>
          <w:bCs/>
        </w:rPr>
      </w:pPr>
      <w:r w:rsidRPr="003C0317">
        <w:rPr>
          <w:b/>
          <w:bCs/>
        </w:rPr>
        <w:t>// DESAFIO</w:t>
      </w:r>
    </w:p>
    <w:p w14:paraId="68B3BCE7" w14:textId="5262E4E0" w:rsidR="00E37ED3" w:rsidRPr="00E37ED3" w:rsidRDefault="00E37ED3" w:rsidP="003C0317">
      <w:pPr>
        <w:spacing w:after="0" w:line="240" w:lineRule="exact"/>
      </w:pPr>
    </w:p>
    <w:p w14:paraId="4A646BAB" w14:textId="77777777" w:rsidR="003C0317" w:rsidRDefault="003C0317" w:rsidP="003C0317">
      <w:pPr>
        <w:spacing w:after="0" w:line="240" w:lineRule="exact"/>
      </w:pPr>
      <w:proofErr w:type="spellStart"/>
      <w:r>
        <w:t>function</w:t>
      </w:r>
      <w:proofErr w:type="spellEnd"/>
      <w:r>
        <w:t xml:space="preserve"> auto (MARCA, MODELO, </w:t>
      </w:r>
      <w:proofErr w:type="gramStart"/>
      <w:r>
        <w:t>ANNIO){</w:t>
      </w:r>
      <w:proofErr w:type="gramEnd"/>
    </w:p>
    <w:p w14:paraId="09834A81" w14:textId="77777777" w:rsidR="003C0317" w:rsidRDefault="003C0317" w:rsidP="003C0317">
      <w:pPr>
        <w:spacing w:after="0" w:line="240" w:lineRule="exact"/>
      </w:pPr>
      <w:r>
        <w:t xml:space="preserve">  </w:t>
      </w:r>
      <w:proofErr w:type="spellStart"/>
      <w:proofErr w:type="gramStart"/>
      <w:r>
        <w:t>this.marca</w:t>
      </w:r>
      <w:proofErr w:type="spellEnd"/>
      <w:proofErr w:type="gramEnd"/>
      <w:r>
        <w:t xml:space="preserve"> = MARCA;</w:t>
      </w:r>
    </w:p>
    <w:p w14:paraId="0CCDE001" w14:textId="77777777" w:rsidR="003C0317" w:rsidRDefault="003C0317" w:rsidP="003C0317">
      <w:pPr>
        <w:spacing w:after="0" w:line="240" w:lineRule="exact"/>
      </w:pPr>
      <w:r>
        <w:t xml:space="preserve">  </w:t>
      </w:r>
      <w:proofErr w:type="spellStart"/>
      <w:proofErr w:type="gramStart"/>
      <w:r>
        <w:t>this.modelo</w:t>
      </w:r>
      <w:proofErr w:type="spellEnd"/>
      <w:proofErr w:type="gramEnd"/>
      <w:r>
        <w:t xml:space="preserve"> = MODELO;</w:t>
      </w:r>
    </w:p>
    <w:p w14:paraId="51172F20" w14:textId="77777777" w:rsidR="003C0317" w:rsidRDefault="003C0317" w:rsidP="003C0317">
      <w:pPr>
        <w:spacing w:after="0" w:line="240" w:lineRule="exact"/>
      </w:pPr>
      <w:r>
        <w:t xml:space="preserve">  </w:t>
      </w:r>
      <w:proofErr w:type="spellStart"/>
      <w:proofErr w:type="gramStart"/>
      <w:r>
        <w:t>this.annio</w:t>
      </w:r>
      <w:proofErr w:type="spellEnd"/>
      <w:proofErr w:type="gramEnd"/>
      <w:r>
        <w:t xml:space="preserve"> = ANNIO;</w:t>
      </w:r>
    </w:p>
    <w:p w14:paraId="0177B146" w14:textId="77777777" w:rsidR="003C0317" w:rsidRDefault="003C0317" w:rsidP="003C0317">
      <w:pPr>
        <w:spacing w:after="0" w:line="240" w:lineRule="exact"/>
      </w:pPr>
      <w:r>
        <w:t>}</w:t>
      </w:r>
    </w:p>
    <w:p w14:paraId="67D88B51" w14:textId="77777777" w:rsidR="003C0317" w:rsidRDefault="003C0317" w:rsidP="003C0317">
      <w:pPr>
        <w:spacing w:after="0" w:line="240" w:lineRule="exact"/>
      </w:pPr>
      <w:proofErr w:type="spellStart"/>
      <w:r>
        <w:t>var</w:t>
      </w:r>
      <w:proofErr w:type="spellEnd"/>
      <w:r>
        <w:t xml:space="preserve"> autos = [];</w:t>
      </w:r>
    </w:p>
    <w:p w14:paraId="796587CD" w14:textId="77777777" w:rsidR="003C0317" w:rsidRDefault="003C0317" w:rsidP="003C0317">
      <w:pPr>
        <w:spacing w:after="0" w:line="240" w:lineRule="exact"/>
      </w:pP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let</w:t>
      </w:r>
      <w:proofErr w:type="spellEnd"/>
      <w:r>
        <w:t xml:space="preserve"> i = 0 ; i &lt; 30 ; i++){</w:t>
      </w:r>
    </w:p>
    <w:p w14:paraId="4717C5EC" w14:textId="77777777" w:rsidR="003C0317" w:rsidRDefault="003C0317" w:rsidP="003C0317">
      <w:pPr>
        <w:spacing w:after="0" w:line="240" w:lineRule="exact"/>
      </w:pPr>
      <w:r>
        <w:t xml:space="preserve">  </w:t>
      </w:r>
      <w:proofErr w:type="spellStart"/>
      <w:r>
        <w:t>var</w:t>
      </w:r>
      <w:proofErr w:type="spellEnd"/>
      <w:r>
        <w:t xml:space="preserve"> marca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"Ingresa la marca del auto");</w:t>
      </w:r>
    </w:p>
    <w:p w14:paraId="7610D1B6" w14:textId="77777777" w:rsidR="003C0317" w:rsidRDefault="003C0317" w:rsidP="003C0317">
      <w:pPr>
        <w:spacing w:after="0" w:line="240" w:lineRule="exact"/>
      </w:pPr>
      <w:r>
        <w:t xml:space="preserve">  </w:t>
      </w:r>
      <w:proofErr w:type="spellStart"/>
      <w:r>
        <w:t>var</w:t>
      </w:r>
      <w:proofErr w:type="spellEnd"/>
      <w:r>
        <w:t xml:space="preserve"> modelo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"Ingresa el modelo del auto");</w:t>
      </w:r>
    </w:p>
    <w:p w14:paraId="7E4A314B" w14:textId="77777777" w:rsidR="003C0317" w:rsidRDefault="003C0317" w:rsidP="003C0317">
      <w:pPr>
        <w:spacing w:after="0" w:line="240" w:lineRule="exact"/>
      </w:pPr>
      <w:r>
        <w:t xml:space="preserve">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annio</w:t>
      </w:r>
      <w:proofErr w:type="spellEnd"/>
      <w:r>
        <w:t xml:space="preserve">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"Ingresa el año del auto");</w:t>
      </w:r>
    </w:p>
    <w:p w14:paraId="7F5205F3" w14:textId="77777777" w:rsidR="003C0317" w:rsidRPr="003C0317" w:rsidRDefault="003C0317" w:rsidP="003C0317">
      <w:pPr>
        <w:spacing w:after="0" w:line="240" w:lineRule="exact"/>
        <w:rPr>
          <w:lang w:val="en-US"/>
        </w:rPr>
      </w:pPr>
      <w:r>
        <w:t xml:space="preserve">  </w:t>
      </w:r>
      <w:proofErr w:type="spellStart"/>
      <w:proofErr w:type="gramStart"/>
      <w:r w:rsidRPr="003C0317">
        <w:rPr>
          <w:lang w:val="en-US"/>
        </w:rPr>
        <w:t>autos.push</w:t>
      </w:r>
      <w:proofErr w:type="spellEnd"/>
      <w:proofErr w:type="gramEnd"/>
      <w:r w:rsidRPr="003C0317">
        <w:rPr>
          <w:lang w:val="en-US"/>
        </w:rPr>
        <w:t>(new auto (</w:t>
      </w:r>
      <w:proofErr w:type="spellStart"/>
      <w:r w:rsidRPr="003C0317">
        <w:rPr>
          <w:lang w:val="en-US"/>
        </w:rPr>
        <w:t>marca</w:t>
      </w:r>
      <w:proofErr w:type="spellEnd"/>
      <w:r w:rsidRPr="003C0317">
        <w:rPr>
          <w:lang w:val="en-US"/>
        </w:rPr>
        <w:t xml:space="preserve">, </w:t>
      </w:r>
      <w:proofErr w:type="spellStart"/>
      <w:r w:rsidRPr="003C0317">
        <w:rPr>
          <w:lang w:val="en-US"/>
        </w:rPr>
        <w:t>modelo</w:t>
      </w:r>
      <w:proofErr w:type="spellEnd"/>
      <w:r w:rsidRPr="003C0317">
        <w:rPr>
          <w:lang w:val="en-US"/>
        </w:rPr>
        <w:t xml:space="preserve">, </w:t>
      </w:r>
      <w:proofErr w:type="spellStart"/>
      <w:r w:rsidRPr="003C0317">
        <w:rPr>
          <w:lang w:val="en-US"/>
        </w:rPr>
        <w:t>annio</w:t>
      </w:r>
      <w:proofErr w:type="spellEnd"/>
      <w:r w:rsidRPr="003C0317">
        <w:rPr>
          <w:lang w:val="en-US"/>
        </w:rPr>
        <w:t>));</w:t>
      </w:r>
    </w:p>
    <w:p w14:paraId="08BB374A" w14:textId="77777777" w:rsidR="003C0317" w:rsidRPr="003C0317" w:rsidRDefault="003C0317" w:rsidP="003C0317">
      <w:pPr>
        <w:spacing w:after="0" w:line="240" w:lineRule="exact"/>
        <w:rPr>
          <w:lang w:val="en-US"/>
        </w:rPr>
      </w:pPr>
      <w:r w:rsidRPr="003C0317">
        <w:rPr>
          <w:lang w:val="en-US"/>
        </w:rPr>
        <w:t>}</w:t>
      </w:r>
    </w:p>
    <w:p w14:paraId="1144B6AD" w14:textId="77777777" w:rsidR="003C0317" w:rsidRPr="003C0317" w:rsidRDefault="003C0317" w:rsidP="003C0317">
      <w:pPr>
        <w:spacing w:after="0" w:line="240" w:lineRule="exact"/>
        <w:rPr>
          <w:lang w:val="en-US"/>
        </w:rPr>
      </w:pPr>
    </w:p>
    <w:p w14:paraId="1420C572" w14:textId="77777777" w:rsidR="003C0317" w:rsidRPr="003C0317" w:rsidRDefault="003C0317" w:rsidP="003C0317">
      <w:pPr>
        <w:spacing w:after="0" w:line="240" w:lineRule="exact"/>
        <w:rPr>
          <w:lang w:val="en-US"/>
        </w:rPr>
      </w:pPr>
      <w:proofErr w:type="gramStart"/>
      <w:r w:rsidRPr="003C0317">
        <w:rPr>
          <w:lang w:val="en-US"/>
        </w:rPr>
        <w:t>for(</w:t>
      </w:r>
      <w:proofErr w:type="gramEnd"/>
      <w:r w:rsidRPr="003C0317">
        <w:rPr>
          <w:lang w:val="en-US"/>
        </w:rPr>
        <w:t xml:space="preserve">let </w:t>
      </w:r>
      <w:proofErr w:type="spellStart"/>
      <w:r w:rsidRPr="003C0317">
        <w:rPr>
          <w:lang w:val="en-US"/>
        </w:rPr>
        <w:t>i</w:t>
      </w:r>
      <w:proofErr w:type="spellEnd"/>
      <w:r w:rsidRPr="003C0317">
        <w:rPr>
          <w:lang w:val="en-US"/>
        </w:rPr>
        <w:t xml:space="preserve"> = 0 ; </w:t>
      </w:r>
      <w:proofErr w:type="spellStart"/>
      <w:r w:rsidRPr="003C0317">
        <w:rPr>
          <w:lang w:val="en-US"/>
        </w:rPr>
        <w:t>i</w:t>
      </w:r>
      <w:proofErr w:type="spellEnd"/>
      <w:r w:rsidRPr="003C0317">
        <w:rPr>
          <w:lang w:val="en-US"/>
        </w:rPr>
        <w:t xml:space="preserve"> &lt; </w:t>
      </w:r>
      <w:proofErr w:type="spellStart"/>
      <w:r w:rsidRPr="003C0317">
        <w:rPr>
          <w:lang w:val="en-US"/>
        </w:rPr>
        <w:t>autos.length</w:t>
      </w:r>
      <w:proofErr w:type="spellEnd"/>
      <w:r w:rsidRPr="003C0317">
        <w:rPr>
          <w:lang w:val="en-US"/>
        </w:rPr>
        <w:t xml:space="preserve"> ; </w:t>
      </w:r>
      <w:proofErr w:type="spellStart"/>
      <w:r w:rsidRPr="003C0317">
        <w:rPr>
          <w:lang w:val="en-US"/>
        </w:rPr>
        <w:t>i</w:t>
      </w:r>
      <w:proofErr w:type="spellEnd"/>
      <w:r w:rsidRPr="003C0317">
        <w:rPr>
          <w:lang w:val="en-US"/>
        </w:rPr>
        <w:t>++){</w:t>
      </w:r>
    </w:p>
    <w:p w14:paraId="48435B8A" w14:textId="77777777" w:rsidR="003C0317" w:rsidRDefault="003C0317" w:rsidP="003C0317">
      <w:pPr>
        <w:spacing w:after="0" w:line="240" w:lineRule="exact"/>
      </w:pPr>
      <w:r w:rsidRPr="003C0317">
        <w:rPr>
          <w:lang w:val="en-US"/>
        </w:rPr>
        <w:t xml:space="preserve">  </w:t>
      </w:r>
      <w:r>
        <w:t>console.log(autos[i]);</w:t>
      </w:r>
    </w:p>
    <w:p w14:paraId="36F341FD" w14:textId="5B1B8EA7" w:rsidR="00E37ED3" w:rsidRDefault="003C0317" w:rsidP="003C0317">
      <w:pPr>
        <w:spacing w:after="0" w:line="240" w:lineRule="exact"/>
      </w:pPr>
      <w:r>
        <w:t>}</w:t>
      </w:r>
    </w:p>
    <w:p w14:paraId="28F685E2" w14:textId="147AF0D1" w:rsidR="001D072E" w:rsidRDefault="001D072E"/>
    <w:p w14:paraId="4B7540DD" w14:textId="3B76E271" w:rsidR="001D072E" w:rsidRDefault="00ED2184">
      <w:r>
        <w:rPr>
          <w:noProof/>
        </w:rPr>
        <w:lastRenderedPageBreak/>
        <w:drawing>
          <wp:inline distT="0" distB="0" distL="0" distR="0" wp14:anchorId="26815DE0" wp14:editId="51B00E16">
            <wp:extent cx="3301365" cy="4061460"/>
            <wp:effectExtent l="0" t="0" r="0" b="0"/>
            <wp:docPr id="29" name="Imagen 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F04" w14:textId="31B0ADC9" w:rsidR="001D072E" w:rsidRDefault="001D072E"/>
    <w:p w14:paraId="3933B9AF" w14:textId="77777777" w:rsidR="0020110B" w:rsidRDefault="0020110B" w:rsidP="0020110B">
      <w:r>
        <w:t>//RETO</w:t>
      </w:r>
    </w:p>
    <w:p w14:paraId="10674E57" w14:textId="77777777" w:rsidR="0020110B" w:rsidRDefault="0020110B" w:rsidP="0020110B">
      <w:pPr>
        <w:spacing w:after="0" w:line="240" w:lineRule="exact"/>
      </w:pPr>
    </w:p>
    <w:p w14:paraId="663508F7" w14:textId="77777777" w:rsidR="0020110B" w:rsidRDefault="0020110B" w:rsidP="0020110B">
      <w:pPr>
        <w:spacing w:after="0" w:line="240" w:lineRule="exact"/>
      </w:pPr>
      <w:r>
        <w:t>//Paso 1: Creamos una lista vacía de autos</w:t>
      </w:r>
    </w:p>
    <w:p w14:paraId="1BA5CFC3" w14:textId="77777777" w:rsidR="0020110B" w:rsidRDefault="0020110B" w:rsidP="0020110B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listaAutos</w:t>
      </w:r>
      <w:proofErr w:type="spellEnd"/>
      <w:r>
        <w:t xml:space="preserve"> = [];</w:t>
      </w:r>
    </w:p>
    <w:p w14:paraId="4320321F" w14:textId="77777777" w:rsidR="0020110B" w:rsidRDefault="0020110B" w:rsidP="0020110B">
      <w:pPr>
        <w:spacing w:after="0" w:line="240" w:lineRule="exact"/>
      </w:pPr>
    </w:p>
    <w:p w14:paraId="452FB7A3" w14:textId="77777777" w:rsidR="0020110B" w:rsidRDefault="0020110B" w:rsidP="0020110B">
      <w:pPr>
        <w:spacing w:after="0" w:line="240" w:lineRule="exact"/>
      </w:pPr>
      <w:r>
        <w:t>//Paso 2: Creamos la función constructora</w:t>
      </w:r>
    </w:p>
    <w:p w14:paraId="52A4C307" w14:textId="77777777" w:rsidR="0020110B" w:rsidRDefault="0020110B" w:rsidP="0020110B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gramStart"/>
      <w:r>
        <w:t>auto(</w:t>
      </w:r>
      <w:proofErr w:type="gramEnd"/>
      <w:r>
        <w:t xml:space="preserve">marca, modelo, </w:t>
      </w:r>
      <w:proofErr w:type="spellStart"/>
      <w:r>
        <w:t>anio</w:t>
      </w:r>
      <w:proofErr w:type="spellEnd"/>
      <w:r>
        <w:t>){</w:t>
      </w:r>
    </w:p>
    <w:p w14:paraId="15DAC314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proofErr w:type="gramStart"/>
      <w:r>
        <w:t>this.marca</w:t>
      </w:r>
      <w:proofErr w:type="spellEnd"/>
      <w:proofErr w:type="gramEnd"/>
      <w:r>
        <w:t xml:space="preserve"> = marca;</w:t>
      </w:r>
    </w:p>
    <w:p w14:paraId="047AA073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proofErr w:type="gramStart"/>
      <w:r>
        <w:t>this.modelo</w:t>
      </w:r>
      <w:proofErr w:type="spellEnd"/>
      <w:proofErr w:type="gramEnd"/>
      <w:r>
        <w:t xml:space="preserve"> = modelo;</w:t>
      </w:r>
    </w:p>
    <w:p w14:paraId="6F6A0882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proofErr w:type="gramStart"/>
      <w:r>
        <w:t>this.anio</w:t>
      </w:r>
      <w:proofErr w:type="spellEnd"/>
      <w:proofErr w:type="gramEnd"/>
      <w:r>
        <w:t xml:space="preserve"> = </w:t>
      </w:r>
      <w:proofErr w:type="spellStart"/>
      <w:r>
        <w:t>anio</w:t>
      </w:r>
      <w:proofErr w:type="spellEnd"/>
      <w:r>
        <w:t>;</w:t>
      </w:r>
    </w:p>
    <w:p w14:paraId="51D54DEC" w14:textId="77777777" w:rsidR="0020110B" w:rsidRDefault="0020110B" w:rsidP="0020110B">
      <w:pPr>
        <w:spacing w:after="0" w:line="240" w:lineRule="exact"/>
      </w:pPr>
      <w:r>
        <w:t>};</w:t>
      </w:r>
    </w:p>
    <w:p w14:paraId="7F1B49BF" w14:textId="77777777" w:rsidR="0020110B" w:rsidRDefault="0020110B" w:rsidP="0020110B">
      <w:pPr>
        <w:spacing w:after="0" w:line="240" w:lineRule="exact"/>
      </w:pPr>
    </w:p>
    <w:p w14:paraId="54E91D9F" w14:textId="77777777" w:rsidR="0020110B" w:rsidRDefault="0020110B" w:rsidP="0020110B">
      <w:pPr>
        <w:spacing w:after="0" w:line="240" w:lineRule="exact"/>
      </w:pPr>
      <w:r>
        <w:t>//Paso 3: Creamos una función que agregue un auto nuevo a la lista</w:t>
      </w:r>
    </w:p>
    <w:p w14:paraId="0E2232B5" w14:textId="77777777" w:rsidR="0020110B" w:rsidRDefault="0020110B" w:rsidP="0020110B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agregarAuto</w:t>
      </w:r>
      <w:proofErr w:type="spellEnd"/>
      <w:r>
        <w:t>(</w:t>
      </w:r>
      <w:proofErr w:type="gramEnd"/>
      <w:r>
        <w:t xml:space="preserve">marca, modelo, </w:t>
      </w:r>
      <w:proofErr w:type="spellStart"/>
      <w:r>
        <w:t>anio</w:t>
      </w:r>
      <w:proofErr w:type="spellEnd"/>
      <w:r>
        <w:t>){</w:t>
      </w:r>
    </w:p>
    <w:p w14:paraId="51000A57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nuevoAuto</w:t>
      </w:r>
      <w:proofErr w:type="spellEnd"/>
      <w:r>
        <w:t xml:space="preserve"> = new </w:t>
      </w:r>
      <w:proofErr w:type="gramStart"/>
      <w:r>
        <w:t>auto(</w:t>
      </w:r>
      <w:proofErr w:type="gramEnd"/>
      <w:r>
        <w:t xml:space="preserve">marca, modelo, </w:t>
      </w:r>
      <w:proofErr w:type="spellStart"/>
      <w:r>
        <w:t>anio</w:t>
      </w:r>
      <w:proofErr w:type="spellEnd"/>
      <w:r>
        <w:t>);</w:t>
      </w:r>
    </w:p>
    <w:p w14:paraId="09999B7A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r>
        <w:t>listaAutos.push</w:t>
      </w:r>
      <w:proofErr w:type="spellEnd"/>
      <w:r>
        <w:t>(</w:t>
      </w:r>
      <w:proofErr w:type="spellStart"/>
      <w:r>
        <w:t>nuevoAuto</w:t>
      </w:r>
      <w:proofErr w:type="spellEnd"/>
      <w:r>
        <w:t>);</w:t>
      </w:r>
    </w:p>
    <w:p w14:paraId="64EE5210" w14:textId="77777777" w:rsidR="0020110B" w:rsidRDefault="0020110B" w:rsidP="0020110B">
      <w:pPr>
        <w:spacing w:after="0" w:line="240" w:lineRule="exact"/>
      </w:pPr>
      <w:r>
        <w:t>};</w:t>
      </w:r>
    </w:p>
    <w:p w14:paraId="25CF193D" w14:textId="77777777" w:rsidR="0020110B" w:rsidRDefault="0020110B" w:rsidP="0020110B">
      <w:pPr>
        <w:spacing w:after="0" w:line="240" w:lineRule="exact"/>
      </w:pPr>
    </w:p>
    <w:p w14:paraId="15080271" w14:textId="77777777" w:rsidR="0020110B" w:rsidRDefault="0020110B" w:rsidP="0020110B">
      <w:pPr>
        <w:spacing w:after="0" w:line="240" w:lineRule="exact"/>
      </w:pPr>
      <w:r>
        <w:t>//Paso 4: Creamos una función para que el usuario agregue un nuevo carro con sus parámetros</w:t>
      </w:r>
    </w:p>
    <w:p w14:paraId="6F527540" w14:textId="77777777" w:rsidR="0020110B" w:rsidRDefault="0020110B" w:rsidP="0020110B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registrarAutoNuevo</w:t>
      </w:r>
      <w:proofErr w:type="spellEnd"/>
      <w:r>
        <w:t>(</w:t>
      </w:r>
      <w:proofErr w:type="gramEnd"/>
      <w:r>
        <w:t>){</w:t>
      </w:r>
    </w:p>
    <w:p w14:paraId="49690E09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r>
        <w:t>var</w:t>
      </w:r>
      <w:proofErr w:type="spellEnd"/>
      <w:r>
        <w:t xml:space="preserve"> marca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"Ingresa la marca: ");</w:t>
      </w:r>
    </w:p>
    <w:p w14:paraId="5E4C5DCA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r>
        <w:t>var</w:t>
      </w:r>
      <w:proofErr w:type="spellEnd"/>
      <w:r>
        <w:t xml:space="preserve"> modelo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"Ingresa el modelo: ");</w:t>
      </w:r>
    </w:p>
    <w:p w14:paraId="32B6E527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anio</w:t>
      </w:r>
      <w:proofErr w:type="spellEnd"/>
      <w:r>
        <w:t xml:space="preserve">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"Ingresa el año: ");</w:t>
      </w:r>
    </w:p>
    <w:p w14:paraId="2D81C9AF" w14:textId="77777777" w:rsidR="0020110B" w:rsidRDefault="0020110B" w:rsidP="0020110B">
      <w:pPr>
        <w:spacing w:after="0" w:line="240" w:lineRule="exact"/>
      </w:pPr>
      <w:r>
        <w:t xml:space="preserve">    </w:t>
      </w:r>
      <w:proofErr w:type="spellStart"/>
      <w:proofErr w:type="gramStart"/>
      <w:r>
        <w:t>agregarAuto</w:t>
      </w:r>
      <w:proofErr w:type="spellEnd"/>
      <w:r>
        <w:t>(</w:t>
      </w:r>
      <w:proofErr w:type="gramEnd"/>
      <w:r>
        <w:t xml:space="preserve">marca, modelo, </w:t>
      </w:r>
      <w:proofErr w:type="spellStart"/>
      <w:r>
        <w:t>anio</w:t>
      </w:r>
      <w:proofErr w:type="spellEnd"/>
      <w:r>
        <w:t>);</w:t>
      </w:r>
    </w:p>
    <w:p w14:paraId="6723011C" w14:textId="77777777" w:rsidR="0020110B" w:rsidRDefault="0020110B" w:rsidP="0020110B">
      <w:pPr>
        <w:spacing w:after="0" w:line="240" w:lineRule="exact"/>
      </w:pPr>
      <w:r>
        <w:t xml:space="preserve">    </w:t>
      </w:r>
      <w:proofErr w:type="gramStart"/>
      <w:r>
        <w:t>console.log(</w:t>
      </w:r>
      <w:proofErr w:type="gramEnd"/>
      <w:r>
        <w:t>"¡Agregaste tu nuevo carro con éxito!");</w:t>
      </w:r>
    </w:p>
    <w:p w14:paraId="44EE7466" w14:textId="77777777" w:rsidR="0020110B" w:rsidRDefault="0020110B" w:rsidP="0020110B">
      <w:pPr>
        <w:spacing w:after="0" w:line="240" w:lineRule="exact"/>
      </w:pPr>
      <w:r>
        <w:t>};</w:t>
      </w:r>
    </w:p>
    <w:p w14:paraId="0AF4561C" w14:textId="77777777" w:rsidR="0020110B" w:rsidRDefault="0020110B" w:rsidP="0020110B">
      <w:pPr>
        <w:spacing w:after="0" w:line="240" w:lineRule="exact"/>
      </w:pPr>
    </w:p>
    <w:p w14:paraId="5A98169C" w14:textId="77777777" w:rsidR="0020110B" w:rsidRDefault="0020110B" w:rsidP="0020110B">
      <w:pPr>
        <w:spacing w:after="0" w:line="240" w:lineRule="exact"/>
      </w:pPr>
      <w:r>
        <w:t>//Paso 5: Mostramos el arreglo actualizado</w:t>
      </w:r>
    </w:p>
    <w:p w14:paraId="6207CFFC" w14:textId="17A83F7B" w:rsidR="001D072E" w:rsidRPr="00983A12" w:rsidRDefault="0020110B" w:rsidP="0020110B">
      <w:pPr>
        <w:spacing w:after="0" w:line="240" w:lineRule="exact"/>
        <w:rPr>
          <w:lang w:val="en-US"/>
        </w:rPr>
      </w:pPr>
      <w:proofErr w:type="spellStart"/>
      <w:r w:rsidRPr="00983A12">
        <w:rPr>
          <w:lang w:val="en-US"/>
        </w:rPr>
        <w:t>listaAutos</w:t>
      </w:r>
      <w:proofErr w:type="spellEnd"/>
      <w:r w:rsidRPr="00983A12">
        <w:rPr>
          <w:lang w:val="en-US"/>
        </w:rPr>
        <w:t>;</w:t>
      </w:r>
    </w:p>
    <w:p w14:paraId="2E2B6758" w14:textId="52285FD4" w:rsidR="001D072E" w:rsidRPr="00983A12" w:rsidRDefault="001D072E">
      <w:pPr>
        <w:rPr>
          <w:lang w:val="en-US"/>
        </w:rPr>
      </w:pPr>
    </w:p>
    <w:p w14:paraId="71F11F14" w14:textId="0FFF6358" w:rsidR="001D072E" w:rsidRPr="00983A12" w:rsidRDefault="00892EB5">
      <w:pPr>
        <w:rPr>
          <w:lang w:val="en-US"/>
        </w:rPr>
      </w:pPr>
      <w:r w:rsidRPr="00983A12">
        <w:rPr>
          <w:lang w:val="en-US"/>
        </w:rPr>
        <w:t>//RETO</w:t>
      </w:r>
    </w:p>
    <w:p w14:paraId="6B5E82F1" w14:textId="5392F053" w:rsidR="001D072E" w:rsidRPr="00983A12" w:rsidRDefault="001D072E">
      <w:pPr>
        <w:rPr>
          <w:lang w:val="en-US"/>
        </w:rPr>
      </w:pPr>
    </w:p>
    <w:p w14:paraId="20E551F3" w14:textId="77777777" w:rsidR="00892EB5" w:rsidRPr="00892EB5" w:rsidRDefault="00892EB5" w:rsidP="00892EB5">
      <w:pPr>
        <w:spacing w:after="0" w:line="240" w:lineRule="exact"/>
        <w:rPr>
          <w:lang w:val="en-US"/>
        </w:rPr>
      </w:pPr>
      <w:proofErr w:type="gramStart"/>
      <w:r w:rsidRPr="00892EB5">
        <w:rPr>
          <w:lang w:val="en-US"/>
        </w:rPr>
        <w:t>solution(</w:t>
      </w:r>
      <w:proofErr w:type="gramEnd"/>
      <w:r w:rsidRPr="00892EB5">
        <w:rPr>
          <w:lang w:val="en-US"/>
        </w:rPr>
        <w:t>{</w:t>
      </w:r>
    </w:p>
    <w:p w14:paraId="1885994B" w14:textId="77777777" w:rsidR="00892EB5" w:rsidRPr="00892EB5" w:rsidRDefault="00892EB5" w:rsidP="00892EB5">
      <w:pPr>
        <w:spacing w:after="0" w:line="240" w:lineRule="exact"/>
        <w:rPr>
          <w:lang w:val="en-US"/>
        </w:rPr>
      </w:pPr>
      <w:r w:rsidRPr="00892EB5">
        <w:rPr>
          <w:lang w:val="en-US"/>
        </w:rPr>
        <w:t xml:space="preserve">  color: 'red',</w:t>
      </w:r>
    </w:p>
    <w:p w14:paraId="585686B2" w14:textId="77777777" w:rsidR="00892EB5" w:rsidRPr="00892EB5" w:rsidRDefault="00892EB5" w:rsidP="00892EB5">
      <w:pPr>
        <w:spacing w:after="0" w:line="240" w:lineRule="exact"/>
        <w:rPr>
          <w:lang w:val="en-US"/>
        </w:rPr>
      </w:pPr>
      <w:r w:rsidRPr="00892EB5">
        <w:rPr>
          <w:lang w:val="en-US"/>
        </w:rPr>
        <w:t xml:space="preserve">  brand: 'Kia',</w:t>
      </w:r>
    </w:p>
    <w:p w14:paraId="0A7A3A34" w14:textId="77777777" w:rsidR="00892EB5" w:rsidRPr="00892EB5" w:rsidRDefault="00892EB5" w:rsidP="00892EB5">
      <w:pPr>
        <w:spacing w:after="0" w:line="240" w:lineRule="exact"/>
        <w:rPr>
          <w:lang w:val="en-US"/>
        </w:rPr>
      </w:pPr>
      <w:r w:rsidRPr="00892EB5">
        <w:rPr>
          <w:lang w:val="en-US"/>
        </w:rPr>
        <w:t>});</w:t>
      </w:r>
    </w:p>
    <w:p w14:paraId="0E1780B6" w14:textId="4ACEBB20" w:rsidR="00892EB5" w:rsidRDefault="00892EB5" w:rsidP="00892EB5">
      <w:pPr>
        <w:spacing w:after="0" w:line="240" w:lineRule="exact"/>
        <w:rPr>
          <w:lang w:val="en-US"/>
        </w:rPr>
      </w:pPr>
    </w:p>
    <w:p w14:paraId="3709D799" w14:textId="77777777" w:rsidR="00892EB5" w:rsidRPr="00892EB5" w:rsidRDefault="00892EB5" w:rsidP="00892EB5">
      <w:pPr>
        <w:spacing w:after="0" w:line="240" w:lineRule="exact"/>
        <w:rPr>
          <w:lang w:val="en-US"/>
        </w:rPr>
      </w:pPr>
      <w:proofErr w:type="gramStart"/>
      <w:r w:rsidRPr="00892EB5">
        <w:rPr>
          <w:lang w:val="en-US"/>
        </w:rPr>
        <w:t>solution(</w:t>
      </w:r>
      <w:proofErr w:type="gramEnd"/>
      <w:r w:rsidRPr="00892EB5">
        <w:rPr>
          <w:lang w:val="en-US"/>
        </w:rPr>
        <w:t>{</w:t>
      </w:r>
    </w:p>
    <w:p w14:paraId="0FA0ECD7" w14:textId="77777777" w:rsidR="00892EB5" w:rsidRPr="00892EB5" w:rsidRDefault="00892EB5" w:rsidP="00892EB5">
      <w:pPr>
        <w:spacing w:after="0" w:line="240" w:lineRule="exact"/>
        <w:rPr>
          <w:lang w:val="en-US"/>
        </w:rPr>
      </w:pPr>
      <w:r w:rsidRPr="00892EB5">
        <w:rPr>
          <w:lang w:val="en-US"/>
        </w:rPr>
        <w:t xml:space="preserve">  color: 'gray',</w:t>
      </w:r>
    </w:p>
    <w:p w14:paraId="2BAAA8EE" w14:textId="77777777" w:rsidR="00892EB5" w:rsidRPr="00892EB5" w:rsidRDefault="00892EB5" w:rsidP="00892EB5">
      <w:pPr>
        <w:spacing w:after="0" w:line="240" w:lineRule="exact"/>
        <w:rPr>
          <w:lang w:val="en-US"/>
        </w:rPr>
      </w:pPr>
      <w:r w:rsidRPr="00892EB5">
        <w:rPr>
          <w:lang w:val="en-US"/>
        </w:rPr>
        <w:t xml:space="preserve">  brand: 'Chevrolet',</w:t>
      </w:r>
    </w:p>
    <w:p w14:paraId="4D1F8E79" w14:textId="77777777" w:rsidR="00892EB5" w:rsidRPr="00892EB5" w:rsidRDefault="00892EB5" w:rsidP="00892EB5">
      <w:pPr>
        <w:spacing w:after="0" w:line="240" w:lineRule="exact"/>
        <w:rPr>
          <w:lang w:val="en-US"/>
        </w:rPr>
      </w:pPr>
      <w:r w:rsidRPr="00892EB5">
        <w:rPr>
          <w:lang w:val="en-US"/>
        </w:rPr>
        <w:t xml:space="preserve">  </w:t>
      </w:r>
      <w:proofErr w:type="spellStart"/>
      <w:r w:rsidRPr="00892EB5">
        <w:rPr>
          <w:lang w:val="en-US"/>
        </w:rPr>
        <w:t>licensePlate</w:t>
      </w:r>
      <w:proofErr w:type="spellEnd"/>
      <w:r w:rsidRPr="00892EB5">
        <w:rPr>
          <w:lang w:val="en-US"/>
        </w:rPr>
        <w:t>: 'AAA111',</w:t>
      </w:r>
    </w:p>
    <w:p w14:paraId="77ED8F71" w14:textId="4EA993E5" w:rsidR="00892EB5" w:rsidRDefault="00892EB5" w:rsidP="00892EB5">
      <w:pPr>
        <w:spacing w:after="0" w:line="240" w:lineRule="exact"/>
        <w:rPr>
          <w:lang w:val="en-US"/>
        </w:rPr>
      </w:pPr>
      <w:r w:rsidRPr="00892EB5">
        <w:rPr>
          <w:lang w:val="en-US"/>
        </w:rPr>
        <w:t>});</w:t>
      </w:r>
    </w:p>
    <w:p w14:paraId="215542B6" w14:textId="5EECFC48" w:rsidR="00892EB5" w:rsidRDefault="00892EB5" w:rsidP="00892EB5">
      <w:pPr>
        <w:spacing w:after="0" w:line="240" w:lineRule="exact"/>
        <w:rPr>
          <w:lang w:val="en-US"/>
        </w:rPr>
      </w:pPr>
    </w:p>
    <w:p w14:paraId="449750E4" w14:textId="0E226949" w:rsidR="00892EB5" w:rsidRDefault="00892EB5" w:rsidP="00892EB5">
      <w:pPr>
        <w:spacing w:after="0" w:line="240" w:lineRule="exact"/>
        <w:rPr>
          <w:lang w:val="en-US"/>
        </w:rPr>
      </w:pPr>
      <w:proofErr w:type="gramStart"/>
      <w:r w:rsidRPr="00892EB5">
        <w:rPr>
          <w:lang w:val="en-US"/>
        </w:rPr>
        <w:t>solution(</w:t>
      </w:r>
      <w:proofErr w:type="gramEnd"/>
      <w:r w:rsidRPr="00892EB5">
        <w:rPr>
          <w:lang w:val="en-US"/>
        </w:rPr>
        <w:t xml:space="preserve">{ </w:t>
      </w:r>
      <w:proofErr w:type="spellStart"/>
      <w:r w:rsidRPr="00892EB5">
        <w:rPr>
          <w:lang w:val="en-US"/>
        </w:rPr>
        <w:t>licensePlate</w:t>
      </w:r>
      <w:proofErr w:type="spellEnd"/>
      <w:r w:rsidRPr="00892EB5">
        <w:rPr>
          <w:lang w:val="en-US"/>
        </w:rPr>
        <w:t>: 'RGB255'  });</w:t>
      </w:r>
    </w:p>
    <w:p w14:paraId="0CB8BA97" w14:textId="25DAEEE0" w:rsidR="00892EB5" w:rsidRDefault="00892EB5" w:rsidP="00892EB5">
      <w:pPr>
        <w:spacing w:after="0" w:line="240" w:lineRule="exact"/>
        <w:rPr>
          <w:lang w:val="en-US"/>
        </w:rPr>
      </w:pPr>
    </w:p>
    <w:p w14:paraId="33F91517" w14:textId="77777777" w:rsidR="00892EB5" w:rsidRPr="00892EB5" w:rsidRDefault="00892EB5" w:rsidP="00892EB5">
      <w:pPr>
        <w:spacing w:after="0" w:line="240" w:lineRule="exact"/>
        <w:rPr>
          <w:lang w:val="en-US"/>
        </w:rPr>
      </w:pPr>
    </w:p>
    <w:p w14:paraId="1E8C8949" w14:textId="77777777" w:rsidR="006422FC" w:rsidRPr="00983A12" w:rsidRDefault="006422FC" w:rsidP="006422FC">
      <w:pPr>
        <w:spacing w:after="0" w:line="240" w:lineRule="exact"/>
        <w:rPr>
          <w:lang w:val="en-US"/>
        </w:rPr>
      </w:pPr>
      <w:r w:rsidRPr="00983A12">
        <w:rPr>
          <w:lang w:val="en-US"/>
        </w:rPr>
        <w:t>function solution(car) {</w:t>
      </w:r>
    </w:p>
    <w:p w14:paraId="107B7A28" w14:textId="77777777" w:rsidR="006422FC" w:rsidRPr="006422FC" w:rsidRDefault="006422FC" w:rsidP="006422FC">
      <w:pPr>
        <w:spacing w:after="0" w:line="240" w:lineRule="exact"/>
      </w:pPr>
      <w:r w:rsidRPr="00983A12">
        <w:rPr>
          <w:lang w:val="en-US"/>
        </w:rPr>
        <w:t xml:space="preserve">  </w:t>
      </w:r>
      <w:proofErr w:type="spellStart"/>
      <w:r w:rsidRPr="006422FC">
        <w:t>if</w:t>
      </w:r>
      <w:proofErr w:type="spellEnd"/>
      <w:r w:rsidRPr="006422FC">
        <w:t xml:space="preserve"> (</w:t>
      </w:r>
      <w:proofErr w:type="spellStart"/>
      <w:proofErr w:type="gramStart"/>
      <w:r w:rsidRPr="006422FC">
        <w:t>car.licensePlate</w:t>
      </w:r>
      <w:proofErr w:type="spellEnd"/>
      <w:proofErr w:type="gramEnd"/>
      <w:r w:rsidRPr="006422FC">
        <w:t xml:space="preserve"> !== </w:t>
      </w:r>
      <w:proofErr w:type="spellStart"/>
      <w:r w:rsidRPr="006422FC">
        <w:t>undefined</w:t>
      </w:r>
      <w:proofErr w:type="spellEnd"/>
      <w:r w:rsidRPr="006422FC">
        <w:t xml:space="preserve">) { //valida que exista la propiedad </w:t>
      </w:r>
      <w:proofErr w:type="spellStart"/>
      <w:r w:rsidRPr="006422FC">
        <w:t>licensePlate</w:t>
      </w:r>
      <w:proofErr w:type="spellEnd"/>
      <w:r w:rsidRPr="006422FC">
        <w:t xml:space="preserve"> </w:t>
      </w:r>
    </w:p>
    <w:p w14:paraId="6C0A12B1" w14:textId="77777777" w:rsidR="006422FC" w:rsidRPr="006422FC" w:rsidRDefault="006422FC" w:rsidP="006422FC">
      <w:pPr>
        <w:spacing w:after="0" w:line="240" w:lineRule="exact"/>
      </w:pPr>
      <w:r w:rsidRPr="006422FC">
        <w:t xml:space="preserve">    </w:t>
      </w:r>
      <w:proofErr w:type="spellStart"/>
      <w:proofErr w:type="gramStart"/>
      <w:r w:rsidRPr="006422FC">
        <w:t>car.drivingLicense</w:t>
      </w:r>
      <w:proofErr w:type="spellEnd"/>
      <w:proofErr w:type="gramEnd"/>
      <w:r w:rsidRPr="006422FC">
        <w:t xml:space="preserve"> = true; //añade una nueva propiedad llamada </w:t>
      </w:r>
      <w:proofErr w:type="spellStart"/>
      <w:r w:rsidRPr="006422FC">
        <w:t>drivingLicense</w:t>
      </w:r>
      <w:proofErr w:type="spellEnd"/>
      <w:r w:rsidRPr="006422FC">
        <w:t xml:space="preserve"> al objeto car</w:t>
      </w:r>
    </w:p>
    <w:p w14:paraId="597BF90D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t xml:space="preserve">    </w:t>
      </w:r>
      <w:r w:rsidRPr="006422FC">
        <w:rPr>
          <w:lang w:val="en-US"/>
        </w:rPr>
        <w:t>return car;</w:t>
      </w:r>
    </w:p>
    <w:p w14:paraId="040E3F2B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 xml:space="preserve">  }</w:t>
      </w:r>
    </w:p>
    <w:p w14:paraId="319A0720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 xml:space="preserve">  else {</w:t>
      </w:r>
    </w:p>
    <w:p w14:paraId="7D101A6F" w14:textId="77777777" w:rsidR="006422FC" w:rsidRPr="00983A12" w:rsidRDefault="006422FC" w:rsidP="006422FC">
      <w:pPr>
        <w:spacing w:after="0" w:line="240" w:lineRule="exact"/>
      </w:pPr>
      <w:r w:rsidRPr="006422FC">
        <w:rPr>
          <w:lang w:val="en-US"/>
        </w:rPr>
        <w:t xml:space="preserve">    </w:t>
      </w:r>
      <w:proofErr w:type="spellStart"/>
      <w:proofErr w:type="gramStart"/>
      <w:r w:rsidRPr="00983A12">
        <w:t>car.drivingLicense</w:t>
      </w:r>
      <w:proofErr w:type="spellEnd"/>
      <w:proofErr w:type="gramEnd"/>
      <w:r w:rsidRPr="00983A12">
        <w:t xml:space="preserve"> = false; //añade una nueva propiedad llamada </w:t>
      </w:r>
      <w:proofErr w:type="spellStart"/>
      <w:r w:rsidRPr="00983A12">
        <w:t>drivingLicense</w:t>
      </w:r>
      <w:proofErr w:type="spellEnd"/>
      <w:r w:rsidRPr="00983A12">
        <w:t xml:space="preserve"> al objeto car</w:t>
      </w:r>
    </w:p>
    <w:p w14:paraId="6DD2FCEC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983A12">
        <w:t xml:space="preserve">    </w:t>
      </w:r>
      <w:r w:rsidRPr="006422FC">
        <w:rPr>
          <w:lang w:val="en-US"/>
        </w:rPr>
        <w:t>return car;</w:t>
      </w:r>
    </w:p>
    <w:p w14:paraId="523DD974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 xml:space="preserve">  }</w:t>
      </w:r>
    </w:p>
    <w:p w14:paraId="54B758BA" w14:textId="29CC0A63" w:rsidR="001D072E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>}</w:t>
      </w:r>
    </w:p>
    <w:p w14:paraId="0F49584A" w14:textId="0BCCCE20" w:rsidR="001D072E" w:rsidRPr="006422FC" w:rsidRDefault="001D072E">
      <w:pPr>
        <w:rPr>
          <w:lang w:val="en-US"/>
        </w:rPr>
      </w:pPr>
    </w:p>
    <w:p w14:paraId="43E3569D" w14:textId="0663EDD9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>function solution(car) {</w:t>
      </w:r>
    </w:p>
    <w:p w14:paraId="037E93B7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 xml:space="preserve">  if (</w:t>
      </w:r>
      <w:proofErr w:type="spellStart"/>
      <w:proofErr w:type="gramStart"/>
      <w:r w:rsidRPr="006422FC">
        <w:rPr>
          <w:lang w:val="en-US"/>
        </w:rPr>
        <w:t>car.licensePlate</w:t>
      </w:r>
      <w:proofErr w:type="spellEnd"/>
      <w:proofErr w:type="gramEnd"/>
      <w:r w:rsidRPr="006422FC">
        <w:rPr>
          <w:lang w:val="en-US"/>
        </w:rPr>
        <w:t>) {</w:t>
      </w:r>
    </w:p>
    <w:p w14:paraId="29F57C51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 xml:space="preserve">    </w:t>
      </w:r>
      <w:proofErr w:type="spellStart"/>
      <w:proofErr w:type="gramStart"/>
      <w:r w:rsidRPr="006422FC">
        <w:rPr>
          <w:lang w:val="en-US"/>
        </w:rPr>
        <w:t>car.drivingLicense</w:t>
      </w:r>
      <w:proofErr w:type="spellEnd"/>
      <w:proofErr w:type="gramEnd"/>
      <w:r w:rsidRPr="006422FC">
        <w:rPr>
          <w:lang w:val="en-US"/>
        </w:rPr>
        <w:t xml:space="preserve"> = true;</w:t>
      </w:r>
    </w:p>
    <w:p w14:paraId="49AF090A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 xml:space="preserve">  } else {</w:t>
      </w:r>
    </w:p>
    <w:p w14:paraId="5AFAA7C3" w14:textId="77777777" w:rsidR="006422FC" w:rsidRPr="006422FC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 xml:space="preserve">    </w:t>
      </w:r>
      <w:proofErr w:type="spellStart"/>
      <w:proofErr w:type="gramStart"/>
      <w:r w:rsidRPr="006422FC">
        <w:rPr>
          <w:lang w:val="en-US"/>
        </w:rPr>
        <w:t>car.drivingLicense</w:t>
      </w:r>
      <w:proofErr w:type="spellEnd"/>
      <w:proofErr w:type="gramEnd"/>
      <w:r w:rsidRPr="006422FC">
        <w:rPr>
          <w:lang w:val="en-US"/>
        </w:rPr>
        <w:t xml:space="preserve"> = false;</w:t>
      </w:r>
    </w:p>
    <w:p w14:paraId="5D02C997" w14:textId="77777777" w:rsidR="006422FC" w:rsidRPr="00983A12" w:rsidRDefault="006422FC" w:rsidP="006422FC">
      <w:pPr>
        <w:spacing w:after="0" w:line="240" w:lineRule="exact"/>
        <w:rPr>
          <w:lang w:val="en-US"/>
        </w:rPr>
      </w:pPr>
      <w:r w:rsidRPr="006422FC">
        <w:rPr>
          <w:lang w:val="en-US"/>
        </w:rPr>
        <w:t xml:space="preserve">  </w:t>
      </w:r>
      <w:r w:rsidRPr="00983A12">
        <w:rPr>
          <w:lang w:val="en-US"/>
        </w:rPr>
        <w:t>}</w:t>
      </w:r>
    </w:p>
    <w:p w14:paraId="4EFC9952" w14:textId="77777777" w:rsidR="006422FC" w:rsidRPr="00983A12" w:rsidRDefault="006422FC" w:rsidP="006422FC">
      <w:pPr>
        <w:spacing w:after="0" w:line="240" w:lineRule="exact"/>
        <w:rPr>
          <w:lang w:val="en-US"/>
        </w:rPr>
      </w:pPr>
      <w:r w:rsidRPr="00983A12">
        <w:rPr>
          <w:lang w:val="en-US"/>
        </w:rPr>
        <w:t xml:space="preserve"> return car</w:t>
      </w:r>
    </w:p>
    <w:p w14:paraId="4B0C60CA" w14:textId="4B92B51B" w:rsidR="001D072E" w:rsidRPr="00203295" w:rsidRDefault="006422FC" w:rsidP="006422FC">
      <w:pPr>
        <w:spacing w:after="0" w:line="240" w:lineRule="exact"/>
      </w:pPr>
      <w:r w:rsidRPr="00203295">
        <w:t>}</w:t>
      </w:r>
    </w:p>
    <w:p w14:paraId="10A6173C" w14:textId="4ED614BD" w:rsidR="001D072E" w:rsidRPr="00203295" w:rsidRDefault="001D072E"/>
    <w:p w14:paraId="05E67C7E" w14:textId="76429B7A" w:rsidR="001D072E" w:rsidRPr="00203295" w:rsidRDefault="001D072E"/>
    <w:p w14:paraId="74538FE1" w14:textId="2C6282C0" w:rsidR="001D072E" w:rsidRPr="00203295" w:rsidRDefault="00A0132A">
      <w:pPr>
        <w:rPr>
          <w:b/>
          <w:bCs/>
          <w:sz w:val="28"/>
          <w:szCs w:val="28"/>
        </w:rPr>
      </w:pPr>
      <w:r w:rsidRPr="00203295">
        <w:rPr>
          <w:b/>
          <w:bCs/>
          <w:sz w:val="28"/>
          <w:szCs w:val="28"/>
        </w:rPr>
        <w:t xml:space="preserve">Métodos de recorridos de </w:t>
      </w:r>
      <w:proofErr w:type="spellStart"/>
      <w:r w:rsidRPr="00203295">
        <w:rPr>
          <w:b/>
          <w:bCs/>
          <w:sz w:val="28"/>
          <w:szCs w:val="28"/>
        </w:rPr>
        <w:t>Arrays</w:t>
      </w:r>
      <w:proofErr w:type="spellEnd"/>
    </w:p>
    <w:p w14:paraId="1D43222F" w14:textId="413CA245" w:rsidR="001D072E" w:rsidRPr="00177CC9" w:rsidRDefault="00203295">
      <w:r w:rsidRPr="00203295">
        <w:t xml:space="preserve">Existen métodos de </w:t>
      </w:r>
      <w:proofErr w:type="spellStart"/>
      <w:r w:rsidRPr="00203295">
        <w:t>arrays</w:t>
      </w:r>
      <w:proofErr w:type="spellEnd"/>
      <w:r w:rsidRPr="00203295">
        <w:t xml:space="preserve"> para recorrerlos, y devolver un valor o un array con nuevos resultados. </w:t>
      </w:r>
      <w:r w:rsidRPr="00177CC9">
        <w:t xml:space="preserve">Entre estos están dos muy importantes: </w:t>
      </w:r>
      <w:proofErr w:type="spellStart"/>
      <w:r w:rsidRPr="00177CC9">
        <w:t>map</w:t>
      </w:r>
      <w:proofErr w:type="spellEnd"/>
      <w:r w:rsidRPr="00177CC9">
        <w:t xml:space="preserve"> y </w:t>
      </w:r>
      <w:proofErr w:type="spellStart"/>
      <w:r w:rsidRPr="00177CC9">
        <w:t>filter</w:t>
      </w:r>
      <w:proofErr w:type="spellEnd"/>
      <w:r w:rsidRPr="00177CC9">
        <w:t>.</w:t>
      </w:r>
    </w:p>
    <w:p w14:paraId="4BC6D78D" w14:textId="2648232D" w:rsidR="001D072E" w:rsidRPr="00177CC9" w:rsidRDefault="001D072E"/>
    <w:p w14:paraId="387A3EDA" w14:textId="667A8369" w:rsidR="001D072E" w:rsidRPr="00177CC9" w:rsidRDefault="00177CC9">
      <w:r w:rsidRPr="00177CC9">
        <w:t>Utilizaremos el siguiente array de objetos para los ejemplos de los métodos:</w:t>
      </w:r>
    </w:p>
    <w:p w14:paraId="172CFD66" w14:textId="3401FB56" w:rsidR="001D072E" w:rsidRPr="00177CC9" w:rsidRDefault="001D072E"/>
    <w:p w14:paraId="4B13DE72" w14:textId="54498AD6" w:rsidR="001D072E" w:rsidRPr="00177CC9" w:rsidRDefault="001D072E"/>
    <w:p w14:paraId="24602243" w14:textId="170F3B1C" w:rsidR="001D072E" w:rsidRPr="00177CC9" w:rsidRDefault="001D072E"/>
    <w:p w14:paraId="229F7B35" w14:textId="77777777" w:rsidR="002B1C17" w:rsidRDefault="002B1C17" w:rsidP="002B1C17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articulos</w:t>
      </w:r>
      <w:proofErr w:type="spellEnd"/>
      <w:r>
        <w:t xml:space="preserve"> = [</w:t>
      </w:r>
    </w:p>
    <w:p w14:paraId="5B465C7F" w14:textId="77777777" w:rsidR="002B1C17" w:rsidRDefault="002B1C17" w:rsidP="002B1C17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"Bici", costo: 3000 },</w:t>
      </w:r>
    </w:p>
    <w:p w14:paraId="35574F7A" w14:textId="77777777" w:rsidR="002B1C17" w:rsidRDefault="002B1C17" w:rsidP="002B1C17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"TV", costo: 2500 },</w:t>
      </w:r>
    </w:p>
    <w:p w14:paraId="7190BEE7" w14:textId="77777777" w:rsidR="002B1C17" w:rsidRDefault="002B1C17" w:rsidP="002B1C17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"Libro", costo: 320 },</w:t>
      </w:r>
    </w:p>
    <w:p w14:paraId="58F89DFA" w14:textId="77777777" w:rsidR="002B1C17" w:rsidRDefault="002B1C17" w:rsidP="002B1C17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"Celular", costo: 10000 },</w:t>
      </w:r>
    </w:p>
    <w:p w14:paraId="54D1559D" w14:textId="77777777" w:rsidR="002B1C17" w:rsidRDefault="002B1C17" w:rsidP="002B1C17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"Laptop", costo: 20000 },</w:t>
      </w:r>
    </w:p>
    <w:p w14:paraId="7DCE410C" w14:textId="77777777" w:rsidR="002B1C17" w:rsidRDefault="002B1C17" w:rsidP="002B1C17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"Teclado", costo: 500 },</w:t>
      </w:r>
    </w:p>
    <w:p w14:paraId="6CA26178" w14:textId="77777777" w:rsidR="002B1C17" w:rsidRDefault="002B1C17" w:rsidP="002B1C17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</w:t>
      </w:r>
      <w:proofErr w:type="spellStart"/>
      <w:r>
        <w:t>Audifonos</w:t>
      </w:r>
      <w:proofErr w:type="spellEnd"/>
      <w:r>
        <w:t>", costo: 1700 },</w:t>
      </w:r>
    </w:p>
    <w:p w14:paraId="3E5B61B0" w14:textId="2C821907" w:rsidR="001D072E" w:rsidRPr="00177CC9" w:rsidRDefault="002B1C17" w:rsidP="002B1C17">
      <w:pPr>
        <w:spacing w:after="0" w:line="240" w:lineRule="exact"/>
      </w:pPr>
      <w:r>
        <w:t>]</w:t>
      </w:r>
    </w:p>
    <w:p w14:paraId="12BE8A30" w14:textId="32C81620" w:rsidR="001D072E" w:rsidRPr="00177CC9" w:rsidRDefault="001D072E"/>
    <w:p w14:paraId="4105966D" w14:textId="04219B82" w:rsidR="001D072E" w:rsidRPr="002B1C17" w:rsidRDefault="002B1C17">
      <w:pPr>
        <w:rPr>
          <w:b/>
          <w:bCs/>
        </w:rPr>
      </w:pPr>
      <w:r w:rsidRPr="002B1C17">
        <w:rPr>
          <w:b/>
          <w:bCs/>
        </w:rPr>
        <w:t xml:space="preserve">Cómo utilizar el método </w:t>
      </w:r>
      <w:proofErr w:type="spellStart"/>
      <w:r w:rsidRPr="002B1C17">
        <w:rPr>
          <w:b/>
          <w:bCs/>
        </w:rPr>
        <w:t>filter</w:t>
      </w:r>
      <w:proofErr w:type="spellEnd"/>
    </w:p>
    <w:p w14:paraId="5E825C9B" w14:textId="77777777" w:rsidR="002B1C17" w:rsidRDefault="002B1C17" w:rsidP="002B1C17">
      <w:r>
        <w:t xml:space="preserve">El método </w:t>
      </w:r>
      <w:proofErr w:type="spellStart"/>
      <w:r>
        <w:t>filter</w:t>
      </w:r>
      <w:proofErr w:type="spellEnd"/>
      <w:r>
        <w:t xml:space="preserve"> consiste en crear un nuevo array a partir de los elementos originales filtrados mediante una función (</w:t>
      </w:r>
      <w:proofErr w:type="spellStart"/>
      <w:r>
        <w:t>callback</w:t>
      </w:r>
      <w:proofErr w:type="spellEnd"/>
      <w:r>
        <w:t>) que indica la condición a cumplir y es inmutable. Si la condición se cumple, retorna el elemento completo.</w:t>
      </w:r>
    </w:p>
    <w:p w14:paraId="4A27865E" w14:textId="77777777" w:rsidR="002B1C17" w:rsidRDefault="002B1C17" w:rsidP="002B1C17"/>
    <w:p w14:paraId="695A98BE" w14:textId="77777777" w:rsidR="002B1C17" w:rsidRPr="002B1C17" w:rsidRDefault="002B1C17" w:rsidP="002B1C17">
      <w:pPr>
        <w:rPr>
          <w:b/>
          <w:bCs/>
        </w:rPr>
      </w:pPr>
      <w:r w:rsidRPr="002B1C17">
        <w:rPr>
          <w:b/>
          <w:bCs/>
        </w:rPr>
        <w:t xml:space="preserve">El método </w:t>
      </w:r>
      <w:proofErr w:type="spellStart"/>
      <w:r w:rsidRPr="002B1C17">
        <w:rPr>
          <w:b/>
          <w:bCs/>
        </w:rPr>
        <w:t>filter</w:t>
      </w:r>
      <w:proofErr w:type="spellEnd"/>
      <w:r w:rsidRPr="002B1C17">
        <w:rPr>
          <w:b/>
          <w:bCs/>
        </w:rPr>
        <w:t xml:space="preserve"> recibe dos argumentos:</w:t>
      </w:r>
    </w:p>
    <w:p w14:paraId="1E206D2D" w14:textId="77777777" w:rsidR="002B1C17" w:rsidRDefault="002B1C17" w:rsidP="002B1C17">
      <w:r>
        <w:t>La función que itera y evalúa si cada elemento del array si cumple con la condición especificada (obligatorio).</w:t>
      </w:r>
    </w:p>
    <w:p w14:paraId="61DDC755" w14:textId="5D090B59" w:rsidR="001D072E" w:rsidRPr="00177CC9" w:rsidRDefault="002B1C17" w:rsidP="002B1C17">
      <w:r>
        <w:t xml:space="preserve">Un objeto al que puede hacer referencia el contexto </w:t>
      </w:r>
      <w:proofErr w:type="spellStart"/>
      <w:r>
        <w:t>this</w:t>
      </w:r>
      <w:proofErr w:type="spellEnd"/>
      <w:r>
        <w:t xml:space="preserve"> en la función. Si se lo omite, será </w:t>
      </w:r>
      <w:proofErr w:type="spellStart"/>
      <w:r>
        <w:t>undefined</w:t>
      </w:r>
      <w:proofErr w:type="spellEnd"/>
      <w:r>
        <w:t xml:space="preserve">. Recuerde que </w:t>
      </w:r>
      <w:proofErr w:type="spellStart"/>
      <w:r>
        <w:t>this</w:t>
      </w:r>
      <w:proofErr w:type="spellEnd"/>
      <w:r>
        <w:t xml:space="preserve"> es diferente según el lugar donde sea invocado.</w:t>
      </w:r>
    </w:p>
    <w:p w14:paraId="4BC141A5" w14:textId="732AA7E7" w:rsidR="001D072E" w:rsidRDefault="001D072E"/>
    <w:p w14:paraId="46782BE6" w14:textId="77777777" w:rsidR="002B1C17" w:rsidRPr="00177CC9" w:rsidRDefault="002B1C17"/>
    <w:p w14:paraId="32E913FE" w14:textId="362C8D96" w:rsidR="001D072E" w:rsidRPr="002B1C17" w:rsidRDefault="002B1C17">
      <w:pPr>
        <w:rPr>
          <w:lang w:val="en-US"/>
        </w:rPr>
      </w:pPr>
      <w:r w:rsidRPr="002B1C17">
        <w:rPr>
          <w:lang w:val="en-US"/>
        </w:rPr>
        <w:t xml:space="preserve">var </w:t>
      </w:r>
      <w:proofErr w:type="spellStart"/>
      <w:r w:rsidRPr="002B1C17">
        <w:rPr>
          <w:lang w:val="en-US"/>
        </w:rPr>
        <w:t>otherArray</w:t>
      </w:r>
      <w:proofErr w:type="spellEnd"/>
      <w:r w:rsidRPr="002B1C17">
        <w:rPr>
          <w:lang w:val="en-US"/>
        </w:rPr>
        <w:t xml:space="preserve"> = </w:t>
      </w:r>
      <w:proofErr w:type="spellStart"/>
      <w:proofErr w:type="gramStart"/>
      <w:r w:rsidRPr="002B1C17">
        <w:rPr>
          <w:lang w:val="en-US"/>
        </w:rPr>
        <w:t>array.filter</w:t>
      </w:r>
      <w:proofErr w:type="spellEnd"/>
      <w:proofErr w:type="gramEnd"/>
      <w:r w:rsidRPr="002B1C17">
        <w:rPr>
          <w:lang w:val="en-US"/>
        </w:rPr>
        <w:t xml:space="preserve">(function(), </w:t>
      </w:r>
      <w:proofErr w:type="spellStart"/>
      <w:r w:rsidRPr="002B1C17">
        <w:rPr>
          <w:lang w:val="en-US"/>
        </w:rPr>
        <w:t>thisArg</w:t>
      </w:r>
      <w:proofErr w:type="spellEnd"/>
      <w:r w:rsidRPr="002B1C17">
        <w:rPr>
          <w:lang w:val="en-US"/>
        </w:rPr>
        <w:t>)</w:t>
      </w:r>
    </w:p>
    <w:p w14:paraId="42BDC971" w14:textId="520B4B3E" w:rsidR="001D072E" w:rsidRDefault="001D072E">
      <w:pPr>
        <w:rPr>
          <w:lang w:val="en-US"/>
        </w:rPr>
      </w:pPr>
    </w:p>
    <w:p w14:paraId="16526CF5" w14:textId="77777777" w:rsidR="002B1C17" w:rsidRPr="002B1C17" w:rsidRDefault="002B1C17">
      <w:pPr>
        <w:rPr>
          <w:lang w:val="en-US"/>
        </w:rPr>
      </w:pPr>
    </w:p>
    <w:p w14:paraId="10EE53A3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 xml:space="preserve">var </w:t>
      </w:r>
      <w:proofErr w:type="spellStart"/>
      <w:r w:rsidRPr="002B1C17">
        <w:rPr>
          <w:lang w:val="pt-BR"/>
        </w:rPr>
        <w:t>articulosFiltrados</w:t>
      </w:r>
      <w:proofErr w:type="spellEnd"/>
      <w:r w:rsidRPr="002B1C17">
        <w:rPr>
          <w:lang w:val="pt-BR"/>
        </w:rPr>
        <w:t xml:space="preserve"> = </w:t>
      </w:r>
      <w:proofErr w:type="spellStart"/>
      <w:proofErr w:type="gramStart"/>
      <w:r w:rsidRPr="002B1C17">
        <w:rPr>
          <w:lang w:val="pt-BR"/>
        </w:rPr>
        <w:t>articulos.filter</w:t>
      </w:r>
      <w:proofErr w:type="spellEnd"/>
      <w:proofErr w:type="gramEnd"/>
      <w:r w:rsidRPr="002B1C17">
        <w:rPr>
          <w:lang w:val="pt-BR"/>
        </w:rPr>
        <w:t>(</w:t>
      </w:r>
      <w:proofErr w:type="spellStart"/>
      <w:r w:rsidRPr="002B1C17">
        <w:rPr>
          <w:lang w:val="pt-BR"/>
        </w:rPr>
        <w:t>function</w:t>
      </w:r>
      <w:proofErr w:type="spellEnd"/>
      <w:r w:rsidRPr="002B1C17">
        <w:rPr>
          <w:lang w:val="pt-BR"/>
        </w:rPr>
        <w:t xml:space="preserve"> (articulo) {</w:t>
      </w:r>
    </w:p>
    <w:p w14:paraId="220B5C73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 xml:space="preserve">  </w:t>
      </w:r>
      <w:proofErr w:type="spellStart"/>
      <w:r w:rsidRPr="002B1C17">
        <w:rPr>
          <w:lang w:val="pt-BR"/>
        </w:rPr>
        <w:t>return</w:t>
      </w:r>
      <w:proofErr w:type="spellEnd"/>
      <w:r w:rsidRPr="002B1C17">
        <w:rPr>
          <w:lang w:val="pt-BR"/>
        </w:rPr>
        <w:t xml:space="preserve"> </w:t>
      </w:r>
      <w:proofErr w:type="spellStart"/>
      <w:proofErr w:type="gramStart"/>
      <w:r w:rsidRPr="002B1C17">
        <w:rPr>
          <w:lang w:val="pt-BR"/>
        </w:rPr>
        <w:t>articulo.costo</w:t>
      </w:r>
      <w:proofErr w:type="spellEnd"/>
      <w:proofErr w:type="gramEnd"/>
      <w:r w:rsidRPr="002B1C17">
        <w:rPr>
          <w:lang w:val="pt-BR"/>
        </w:rPr>
        <w:t xml:space="preserve"> &lt;= 500</w:t>
      </w:r>
    </w:p>
    <w:p w14:paraId="28E65F27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>})</w:t>
      </w:r>
    </w:p>
    <w:p w14:paraId="28DD1790" w14:textId="77777777" w:rsidR="002B1C17" w:rsidRPr="002B1C17" w:rsidRDefault="002B1C17" w:rsidP="002B1C17">
      <w:pPr>
        <w:spacing w:after="0" w:line="240" w:lineRule="exact"/>
        <w:rPr>
          <w:lang w:val="pt-BR"/>
        </w:rPr>
      </w:pPr>
    </w:p>
    <w:p w14:paraId="44DDB239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>console.log(</w:t>
      </w:r>
      <w:proofErr w:type="spellStart"/>
      <w:r w:rsidRPr="002B1C17">
        <w:rPr>
          <w:lang w:val="pt-BR"/>
        </w:rPr>
        <w:t>articulosFiltrados</w:t>
      </w:r>
      <w:proofErr w:type="spellEnd"/>
      <w:r w:rsidRPr="002B1C17">
        <w:rPr>
          <w:lang w:val="pt-BR"/>
        </w:rPr>
        <w:t>)</w:t>
      </w:r>
    </w:p>
    <w:p w14:paraId="080B166B" w14:textId="77777777" w:rsidR="002B1C17" w:rsidRPr="002B1C17" w:rsidRDefault="002B1C17" w:rsidP="002B1C17">
      <w:pPr>
        <w:spacing w:after="0" w:line="240" w:lineRule="exact"/>
      </w:pPr>
      <w:r w:rsidRPr="002B1C17">
        <w:t>/* [</w:t>
      </w:r>
    </w:p>
    <w:p w14:paraId="2C67B4F4" w14:textId="77777777" w:rsidR="002B1C17" w:rsidRPr="002B1C17" w:rsidRDefault="002B1C17" w:rsidP="002B1C17">
      <w:pPr>
        <w:spacing w:after="0" w:line="240" w:lineRule="exact"/>
      </w:pPr>
      <w:r w:rsidRPr="002B1C17">
        <w:t xml:space="preserve">  </w:t>
      </w:r>
      <w:proofErr w:type="gramStart"/>
      <w:r w:rsidRPr="002B1C17">
        <w:t>{ nombre</w:t>
      </w:r>
      <w:proofErr w:type="gramEnd"/>
      <w:r w:rsidRPr="002B1C17">
        <w:t>: 'Libro', costo: 320 },</w:t>
      </w:r>
    </w:p>
    <w:p w14:paraId="2195C351" w14:textId="77777777" w:rsidR="002B1C17" w:rsidRPr="002B1C17" w:rsidRDefault="002B1C17" w:rsidP="002B1C17">
      <w:pPr>
        <w:spacing w:after="0" w:line="240" w:lineRule="exact"/>
      </w:pPr>
      <w:r w:rsidRPr="002B1C17">
        <w:t xml:space="preserve">  </w:t>
      </w:r>
      <w:proofErr w:type="gramStart"/>
      <w:r w:rsidRPr="002B1C17">
        <w:t>{ nombre</w:t>
      </w:r>
      <w:proofErr w:type="gramEnd"/>
      <w:r w:rsidRPr="002B1C17">
        <w:t>: 'Teclado', costo: 500 }</w:t>
      </w:r>
    </w:p>
    <w:p w14:paraId="5CDECC93" w14:textId="0972C9A1" w:rsidR="001D072E" w:rsidRPr="00983A12" w:rsidRDefault="002B1C17" w:rsidP="002B1C17">
      <w:pPr>
        <w:spacing w:after="0" w:line="240" w:lineRule="exact"/>
      </w:pPr>
      <w:r w:rsidRPr="00983A12">
        <w:t>] */</w:t>
      </w:r>
    </w:p>
    <w:p w14:paraId="4301FF0B" w14:textId="3EA22E4D" w:rsidR="001D072E" w:rsidRPr="00983A12" w:rsidRDefault="001D072E"/>
    <w:p w14:paraId="6ED709A0" w14:textId="4A992E2B" w:rsidR="001D072E" w:rsidRPr="00983A12" w:rsidRDefault="001D072E"/>
    <w:p w14:paraId="718D08F3" w14:textId="4A9D509B" w:rsidR="001D072E" w:rsidRPr="00983A12" w:rsidRDefault="001D072E"/>
    <w:p w14:paraId="102A2DBE" w14:textId="3D2986EC" w:rsidR="001D072E" w:rsidRPr="00983A12" w:rsidRDefault="001D072E"/>
    <w:p w14:paraId="7D29EEB6" w14:textId="4CB7BA4C" w:rsidR="001D072E" w:rsidRPr="00983A12" w:rsidRDefault="001D072E"/>
    <w:p w14:paraId="2B3AFF39" w14:textId="115DF352" w:rsidR="0020110B" w:rsidRPr="00983A12" w:rsidRDefault="0020110B"/>
    <w:p w14:paraId="5C4C3A73" w14:textId="736B2750" w:rsidR="0020110B" w:rsidRPr="00983A12" w:rsidRDefault="0020110B"/>
    <w:p w14:paraId="70D02A96" w14:textId="7CFEA683" w:rsidR="0020110B" w:rsidRPr="00983A12" w:rsidRDefault="0020110B"/>
    <w:p w14:paraId="2F8600D6" w14:textId="77777777" w:rsidR="002B1C17" w:rsidRDefault="002B1C17" w:rsidP="002B1C17">
      <w:pPr>
        <w:spacing w:after="0" w:line="240" w:lineRule="exact"/>
      </w:pPr>
      <w:r>
        <w:t xml:space="preserve">// Este ejemplo es imaginando que recibimos una lista de 30 carros diferentes y se nos solicita que se almacene esta información, como estamos aprendiendo a usar </w:t>
      </w:r>
      <w:proofErr w:type="spellStart"/>
      <w:r>
        <w:t>js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es un lenguaje </w:t>
      </w:r>
      <w:proofErr w:type="spellStart"/>
      <w:r>
        <w:t>cool</w:t>
      </w:r>
      <w:proofErr w:type="spellEnd"/>
      <w:r>
        <w:t xml:space="preserve"> y no queremos tipiar todo de manera normal y aburrida, usaremos este lenguaje c: así hacemos un pequeño trabajo de separar todas las marcas, modelos y años respectivamente en distintos </w:t>
      </w:r>
      <w:proofErr w:type="spellStart"/>
      <w:r>
        <w:t>arrays</w:t>
      </w:r>
      <w:proofErr w:type="spellEnd"/>
      <w:r>
        <w:t xml:space="preserve"> para así lograr juntarlos en uno solo usando una función constructiva la cual indicara cada auto ingresado con su marca, modelo y año respectivamente.</w:t>
      </w:r>
    </w:p>
    <w:p w14:paraId="42DAD3E7" w14:textId="77777777" w:rsidR="002B1C17" w:rsidRDefault="002B1C17" w:rsidP="002B1C17">
      <w:pPr>
        <w:spacing w:after="0" w:line="240" w:lineRule="exact"/>
      </w:pPr>
    </w:p>
    <w:p w14:paraId="60002DAB" w14:textId="2CF63C90" w:rsidR="002B1C17" w:rsidRDefault="002B1C17" w:rsidP="002B1C17">
      <w:pPr>
        <w:spacing w:after="0" w:line="240" w:lineRule="exact"/>
      </w:pPr>
      <w:proofErr w:type="spellStart"/>
      <w:r>
        <w:t>var</w:t>
      </w:r>
      <w:proofErr w:type="spellEnd"/>
      <w:r>
        <w:t xml:space="preserve"> marca = ["Audi", "</w:t>
      </w:r>
      <w:proofErr w:type="spellStart"/>
      <w:r>
        <w:t>Subaru</w:t>
      </w:r>
      <w:proofErr w:type="spellEnd"/>
      <w:r>
        <w:t>", "Lexus", "Porsche", "BMW", "Mazda", "Buick", "Toyota", "Kia", "Honda", "Hyundai", "Volvo", "Mini", "Mercedes-Benz", "Volkswagen", "Ford", "Lincoln", "</w:t>
      </w:r>
      <w:proofErr w:type="spellStart"/>
      <w:r>
        <w:t>Scion</w:t>
      </w:r>
      <w:proofErr w:type="spellEnd"/>
      <w:r>
        <w:t>", "</w:t>
      </w:r>
      <w:proofErr w:type="spellStart"/>
      <w:r>
        <w:t>Acura</w:t>
      </w:r>
      <w:proofErr w:type="spellEnd"/>
      <w:r>
        <w:t>", "Chevrolet", "Nissan", "</w:t>
      </w:r>
      <w:proofErr w:type="spellStart"/>
      <w:r>
        <w:t>Infiniti</w:t>
      </w:r>
      <w:proofErr w:type="spellEnd"/>
      <w:r>
        <w:t>", "GMC", "Cadillac", "Dodge", "</w:t>
      </w:r>
      <w:proofErr w:type="spellStart"/>
      <w:r>
        <w:t>Land</w:t>
      </w:r>
      <w:proofErr w:type="spellEnd"/>
      <w:r>
        <w:t>", "Rover", "Mitsubishi", "Jeep", "Fiat"];</w:t>
      </w:r>
    </w:p>
    <w:p w14:paraId="7D7E2B50" w14:textId="77777777" w:rsidR="002B1C17" w:rsidRDefault="002B1C17" w:rsidP="002B1C17">
      <w:pPr>
        <w:spacing w:after="0" w:line="240" w:lineRule="exact"/>
      </w:pPr>
    </w:p>
    <w:p w14:paraId="01E4D06B" w14:textId="6C509572" w:rsidR="002B1C17" w:rsidRDefault="002B1C17" w:rsidP="002B1C17">
      <w:pPr>
        <w:spacing w:after="0" w:line="240" w:lineRule="exact"/>
      </w:pPr>
      <w:proofErr w:type="spellStart"/>
      <w:r>
        <w:t>var</w:t>
      </w:r>
      <w:proofErr w:type="spellEnd"/>
      <w:r>
        <w:t xml:space="preserve"> modelo = [1,2,3,4,5,6,7,8,9,10,11,12,13,14,15,16,17,18,19,20,21,22,23,24,25,26,27,28,29,30];</w:t>
      </w:r>
    </w:p>
    <w:p w14:paraId="6A821A24" w14:textId="77777777" w:rsidR="002B1C17" w:rsidRDefault="002B1C17" w:rsidP="002B1C17">
      <w:pPr>
        <w:spacing w:after="0" w:line="240" w:lineRule="exact"/>
      </w:pPr>
    </w:p>
    <w:p w14:paraId="421C3D70" w14:textId="1C31CE4B" w:rsidR="002B1C17" w:rsidRDefault="002B1C17" w:rsidP="002B1C17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annio</w:t>
      </w:r>
      <w:proofErr w:type="spellEnd"/>
      <w:r>
        <w:t xml:space="preserve"> = [2020,2019,2018,2020,2020,2020,2018,2018,2020,2020,2020,2018,2018,2020,2020,2019,2020,2020,2019,2019,2020,2020,2019,2019,2019,2020,2019,2019,2018,2020];</w:t>
      </w:r>
    </w:p>
    <w:p w14:paraId="3DC3C659" w14:textId="77777777" w:rsidR="002B1C17" w:rsidRDefault="002B1C17" w:rsidP="002B1C17">
      <w:pPr>
        <w:spacing w:after="0" w:line="240" w:lineRule="exact"/>
      </w:pPr>
    </w:p>
    <w:p w14:paraId="506DBDBE" w14:textId="1A9D1987" w:rsidR="002B1C17" w:rsidRDefault="002B1C17" w:rsidP="002B1C17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listaAutos</w:t>
      </w:r>
      <w:proofErr w:type="spellEnd"/>
      <w:r>
        <w:t xml:space="preserve"> = [];</w:t>
      </w:r>
    </w:p>
    <w:p w14:paraId="17E917AD" w14:textId="77777777" w:rsidR="002B1C17" w:rsidRDefault="002B1C17" w:rsidP="002B1C17">
      <w:pPr>
        <w:spacing w:after="0" w:line="240" w:lineRule="exact"/>
      </w:pPr>
    </w:p>
    <w:p w14:paraId="1D14FA84" w14:textId="77777777" w:rsidR="002B1C17" w:rsidRDefault="002B1C17" w:rsidP="002B1C17">
      <w:pPr>
        <w:spacing w:after="0" w:line="240" w:lineRule="exac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autoN</w:t>
      </w:r>
      <w:proofErr w:type="spellEnd"/>
      <w:r>
        <w:t>(</w:t>
      </w:r>
      <w:proofErr w:type="gramEnd"/>
      <w:r>
        <w:t xml:space="preserve">marca, modelo, </w:t>
      </w:r>
      <w:proofErr w:type="spellStart"/>
      <w:r>
        <w:t>annio</w:t>
      </w:r>
      <w:proofErr w:type="spellEnd"/>
      <w:r>
        <w:t>){</w:t>
      </w:r>
    </w:p>
    <w:p w14:paraId="48DB6149" w14:textId="77777777" w:rsidR="002B1C17" w:rsidRDefault="002B1C17" w:rsidP="002B1C17">
      <w:pPr>
        <w:spacing w:after="0" w:line="240" w:lineRule="exact"/>
      </w:pPr>
      <w:r>
        <w:t xml:space="preserve">    </w:t>
      </w:r>
      <w:proofErr w:type="spellStart"/>
      <w:proofErr w:type="gramStart"/>
      <w:r>
        <w:t>this.marca</w:t>
      </w:r>
      <w:proofErr w:type="spellEnd"/>
      <w:proofErr w:type="gramEnd"/>
      <w:r>
        <w:t xml:space="preserve"> = marca;</w:t>
      </w:r>
    </w:p>
    <w:p w14:paraId="2330045D" w14:textId="77777777" w:rsidR="002B1C17" w:rsidRDefault="002B1C17" w:rsidP="002B1C17">
      <w:pPr>
        <w:spacing w:after="0" w:line="240" w:lineRule="exact"/>
      </w:pPr>
      <w:r>
        <w:t xml:space="preserve">    </w:t>
      </w:r>
      <w:proofErr w:type="spellStart"/>
      <w:proofErr w:type="gramStart"/>
      <w:r>
        <w:t>this.modelo</w:t>
      </w:r>
      <w:proofErr w:type="spellEnd"/>
      <w:proofErr w:type="gramEnd"/>
      <w:r>
        <w:t xml:space="preserve"> = modelo;</w:t>
      </w:r>
    </w:p>
    <w:p w14:paraId="04242B45" w14:textId="77777777" w:rsidR="002B1C17" w:rsidRDefault="002B1C17" w:rsidP="002B1C17">
      <w:pPr>
        <w:spacing w:after="0" w:line="240" w:lineRule="exact"/>
      </w:pPr>
      <w:r>
        <w:t xml:space="preserve">    </w:t>
      </w:r>
      <w:proofErr w:type="spellStart"/>
      <w:proofErr w:type="gramStart"/>
      <w:r>
        <w:t>this.annio</w:t>
      </w:r>
      <w:proofErr w:type="spellEnd"/>
      <w:proofErr w:type="gramEnd"/>
      <w:r>
        <w:t xml:space="preserve"> = </w:t>
      </w:r>
      <w:proofErr w:type="spellStart"/>
      <w:r>
        <w:t>annio</w:t>
      </w:r>
      <w:proofErr w:type="spellEnd"/>
      <w:r>
        <w:t>;</w:t>
      </w:r>
    </w:p>
    <w:p w14:paraId="7A9CB47A" w14:textId="643E1433" w:rsid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 xml:space="preserve">} </w:t>
      </w:r>
    </w:p>
    <w:p w14:paraId="3C99C5E3" w14:textId="77777777" w:rsidR="002B1C17" w:rsidRPr="002B1C17" w:rsidRDefault="002B1C17" w:rsidP="002B1C17">
      <w:pPr>
        <w:spacing w:after="0" w:line="240" w:lineRule="exact"/>
        <w:rPr>
          <w:lang w:val="pt-BR"/>
        </w:rPr>
      </w:pPr>
    </w:p>
    <w:p w14:paraId="68C4B849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>for (var i = 0; i&lt;30; i+</w:t>
      </w:r>
      <w:proofErr w:type="gramStart"/>
      <w:r w:rsidRPr="002B1C17">
        <w:rPr>
          <w:lang w:val="pt-BR"/>
        </w:rPr>
        <w:t>+){</w:t>
      </w:r>
      <w:proofErr w:type="gramEnd"/>
      <w:r w:rsidRPr="002B1C17">
        <w:rPr>
          <w:lang w:val="pt-BR"/>
        </w:rPr>
        <w:t xml:space="preserve">   </w:t>
      </w:r>
    </w:p>
    <w:p w14:paraId="5DDEAE0C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 xml:space="preserve">    var </w:t>
      </w:r>
      <w:proofErr w:type="spellStart"/>
      <w:r w:rsidRPr="002B1C17">
        <w:rPr>
          <w:lang w:val="pt-BR"/>
        </w:rPr>
        <w:t>autoNuevo</w:t>
      </w:r>
      <w:proofErr w:type="spellEnd"/>
      <w:r w:rsidRPr="002B1C17">
        <w:rPr>
          <w:lang w:val="pt-BR"/>
        </w:rPr>
        <w:t xml:space="preserve"> = new </w:t>
      </w:r>
      <w:proofErr w:type="spellStart"/>
      <w:r w:rsidRPr="002B1C17">
        <w:rPr>
          <w:lang w:val="pt-BR"/>
        </w:rPr>
        <w:t>autoN</w:t>
      </w:r>
      <w:proofErr w:type="spellEnd"/>
      <w:r w:rsidRPr="002B1C17">
        <w:rPr>
          <w:lang w:val="pt-BR"/>
        </w:rPr>
        <w:t>(marca[i</w:t>
      </w:r>
      <w:proofErr w:type="gramStart"/>
      <w:r w:rsidRPr="002B1C17">
        <w:rPr>
          <w:lang w:val="pt-BR"/>
        </w:rPr>
        <w:t>],modelo</w:t>
      </w:r>
      <w:proofErr w:type="gramEnd"/>
      <w:r w:rsidRPr="002B1C17">
        <w:rPr>
          <w:lang w:val="pt-BR"/>
        </w:rPr>
        <w:t>[i],</w:t>
      </w:r>
      <w:proofErr w:type="spellStart"/>
      <w:r w:rsidRPr="002B1C17">
        <w:rPr>
          <w:lang w:val="pt-BR"/>
        </w:rPr>
        <w:t>annio</w:t>
      </w:r>
      <w:proofErr w:type="spellEnd"/>
      <w:r w:rsidRPr="002B1C17">
        <w:rPr>
          <w:lang w:val="pt-BR"/>
        </w:rPr>
        <w:t>[i]);</w:t>
      </w:r>
    </w:p>
    <w:p w14:paraId="42C7E0EB" w14:textId="77777777" w:rsidR="002B1C17" w:rsidRDefault="002B1C17" w:rsidP="002B1C17">
      <w:pPr>
        <w:spacing w:after="0" w:line="240" w:lineRule="exact"/>
      </w:pPr>
      <w:r w:rsidRPr="002B1C17">
        <w:rPr>
          <w:lang w:val="pt-BR"/>
        </w:rPr>
        <w:t xml:space="preserve">    </w:t>
      </w:r>
      <w:proofErr w:type="spellStart"/>
      <w:r>
        <w:t>listaAutos.push</w:t>
      </w:r>
      <w:proofErr w:type="spellEnd"/>
      <w:r>
        <w:t>(</w:t>
      </w:r>
      <w:proofErr w:type="spellStart"/>
      <w:r>
        <w:t>autoNuevo</w:t>
      </w:r>
      <w:proofErr w:type="spellEnd"/>
      <w:r>
        <w:t>);</w:t>
      </w:r>
    </w:p>
    <w:p w14:paraId="090C7A0E" w14:textId="77777777" w:rsidR="002B1C17" w:rsidRDefault="002B1C17" w:rsidP="002B1C17">
      <w:pPr>
        <w:spacing w:after="0" w:line="240" w:lineRule="exact"/>
      </w:pPr>
      <w:r>
        <w:t>}</w:t>
      </w:r>
    </w:p>
    <w:p w14:paraId="3EB32707" w14:textId="77777777" w:rsidR="002B1C17" w:rsidRDefault="002B1C17" w:rsidP="002B1C17">
      <w:pPr>
        <w:spacing w:after="0" w:line="240" w:lineRule="exact"/>
      </w:pPr>
    </w:p>
    <w:p w14:paraId="79ED1D5E" w14:textId="77777777" w:rsidR="002B1C17" w:rsidRDefault="002B1C17" w:rsidP="002B1C17">
      <w:pPr>
        <w:spacing w:after="0" w:line="240" w:lineRule="exact"/>
      </w:pPr>
      <w:r>
        <w:t xml:space="preserve">// Luego se nos </w:t>
      </w:r>
      <w:proofErr w:type="spellStart"/>
      <w:r>
        <w:t>solicito</w:t>
      </w:r>
      <w:proofErr w:type="spellEnd"/>
      <w:r>
        <w:t xml:space="preserve"> que filtremos los carros por medio del año actual, ya que deseaban saber la cantidad de autos nuevos ingresados. Gracias a nuestro trabajo esto se podía saber de la siguiente manera:</w:t>
      </w:r>
    </w:p>
    <w:p w14:paraId="188C9996" w14:textId="77777777" w:rsidR="002B1C17" w:rsidRDefault="002B1C17" w:rsidP="002B1C17">
      <w:pPr>
        <w:spacing w:after="0" w:line="240" w:lineRule="exact"/>
      </w:pPr>
    </w:p>
    <w:p w14:paraId="64ECBB79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 xml:space="preserve">var </w:t>
      </w:r>
      <w:proofErr w:type="spellStart"/>
      <w:r w:rsidRPr="002B1C17">
        <w:rPr>
          <w:lang w:val="pt-BR"/>
        </w:rPr>
        <w:t>autosFiltrados</w:t>
      </w:r>
      <w:proofErr w:type="spellEnd"/>
      <w:r w:rsidRPr="002B1C17">
        <w:rPr>
          <w:lang w:val="pt-BR"/>
        </w:rPr>
        <w:t xml:space="preserve"> = </w:t>
      </w:r>
      <w:proofErr w:type="spellStart"/>
      <w:r w:rsidRPr="002B1C17">
        <w:rPr>
          <w:lang w:val="pt-BR"/>
        </w:rPr>
        <w:t>listaAutos.filter</w:t>
      </w:r>
      <w:proofErr w:type="spellEnd"/>
      <w:r w:rsidRPr="002B1C17">
        <w:rPr>
          <w:lang w:val="pt-BR"/>
        </w:rPr>
        <w:t>(</w:t>
      </w:r>
      <w:proofErr w:type="spellStart"/>
      <w:r w:rsidRPr="002B1C17">
        <w:rPr>
          <w:lang w:val="pt-BR"/>
        </w:rPr>
        <w:t>function</w:t>
      </w:r>
      <w:proofErr w:type="spellEnd"/>
      <w:r w:rsidRPr="002B1C17">
        <w:rPr>
          <w:lang w:val="pt-BR"/>
        </w:rPr>
        <w:t>(auto</w:t>
      </w:r>
      <w:proofErr w:type="gramStart"/>
      <w:r w:rsidRPr="002B1C17">
        <w:rPr>
          <w:lang w:val="pt-BR"/>
        </w:rPr>
        <w:t>){</w:t>
      </w:r>
      <w:proofErr w:type="gramEnd"/>
    </w:p>
    <w:p w14:paraId="68E102B2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 xml:space="preserve">    </w:t>
      </w:r>
      <w:proofErr w:type="spellStart"/>
      <w:r w:rsidRPr="002B1C17">
        <w:rPr>
          <w:lang w:val="pt-BR"/>
        </w:rPr>
        <w:t>return</w:t>
      </w:r>
      <w:proofErr w:type="spellEnd"/>
      <w:r w:rsidRPr="002B1C17">
        <w:rPr>
          <w:lang w:val="pt-BR"/>
        </w:rPr>
        <w:t xml:space="preserve"> </w:t>
      </w:r>
      <w:proofErr w:type="spellStart"/>
      <w:proofErr w:type="gramStart"/>
      <w:r w:rsidRPr="002B1C17">
        <w:rPr>
          <w:lang w:val="pt-BR"/>
        </w:rPr>
        <w:t>auto.annio</w:t>
      </w:r>
      <w:proofErr w:type="spellEnd"/>
      <w:proofErr w:type="gramEnd"/>
      <w:r w:rsidRPr="002B1C17">
        <w:rPr>
          <w:lang w:val="pt-BR"/>
        </w:rPr>
        <w:t xml:space="preserve"> === 2020;</w:t>
      </w:r>
    </w:p>
    <w:p w14:paraId="1B315C87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>});</w:t>
      </w:r>
    </w:p>
    <w:p w14:paraId="4FB7762B" w14:textId="77777777" w:rsidR="002B1C17" w:rsidRPr="002B1C17" w:rsidRDefault="002B1C17" w:rsidP="002B1C17">
      <w:pPr>
        <w:spacing w:after="0" w:line="240" w:lineRule="exact"/>
        <w:rPr>
          <w:lang w:val="pt-BR"/>
        </w:rPr>
      </w:pPr>
      <w:r w:rsidRPr="002B1C17">
        <w:rPr>
          <w:lang w:val="pt-BR"/>
        </w:rPr>
        <w:t>console.log(</w:t>
      </w:r>
      <w:proofErr w:type="spellStart"/>
      <w:r w:rsidRPr="002B1C17">
        <w:rPr>
          <w:lang w:val="pt-BR"/>
        </w:rPr>
        <w:t>autosFiltrados</w:t>
      </w:r>
      <w:proofErr w:type="spellEnd"/>
      <w:r w:rsidRPr="002B1C17">
        <w:rPr>
          <w:lang w:val="pt-BR"/>
        </w:rPr>
        <w:t>);</w:t>
      </w:r>
    </w:p>
    <w:p w14:paraId="4C3D2244" w14:textId="77777777" w:rsidR="002B1C17" w:rsidRPr="002B1C17" w:rsidRDefault="002B1C17" w:rsidP="002B1C17">
      <w:pPr>
        <w:spacing w:after="0" w:line="240" w:lineRule="exact"/>
        <w:rPr>
          <w:lang w:val="pt-BR"/>
        </w:rPr>
      </w:pPr>
    </w:p>
    <w:p w14:paraId="605871F4" w14:textId="77777777" w:rsidR="002B1C17" w:rsidRDefault="002B1C17" w:rsidP="002B1C17">
      <w:pPr>
        <w:spacing w:after="0" w:line="240" w:lineRule="exact"/>
      </w:pPr>
      <w:r>
        <w:t>// Así logramos obtener una lista con todos los autos del año 2020 c:</w:t>
      </w:r>
    </w:p>
    <w:p w14:paraId="3C188305" w14:textId="77777777" w:rsidR="002B1C17" w:rsidRDefault="002B1C17" w:rsidP="002B1C17">
      <w:pPr>
        <w:spacing w:after="0" w:line="240" w:lineRule="exact"/>
      </w:pPr>
    </w:p>
    <w:p w14:paraId="13672771" w14:textId="77777777" w:rsidR="002B1C17" w:rsidRDefault="002B1C17" w:rsidP="002B1C17">
      <w:pPr>
        <w:spacing w:after="0" w:line="240" w:lineRule="exact"/>
      </w:pPr>
      <w:r>
        <w:lastRenderedPageBreak/>
        <w:t xml:space="preserve">// Posterior a eso, se necesitaba obtener una lista urgentemente de las marcas de los 30 autos que acababan de ingresar por razones ajenas que no nos interesan c: Obviando que nosotros ya tenemos esta lista creada </w:t>
      </w:r>
      <w:proofErr w:type="spellStart"/>
      <w:r>
        <w:t>xD</w:t>
      </w:r>
      <w:proofErr w:type="spellEnd"/>
      <w:r>
        <w:t xml:space="preserve"> y queremos usar </w:t>
      </w:r>
      <w:proofErr w:type="spellStart"/>
      <w:r>
        <w:t>js</w:t>
      </w:r>
      <w:proofErr w:type="spellEnd"/>
      <w:r>
        <w:t xml:space="preserve"> para esto, esta tarea es tan sencilla como hacer: </w:t>
      </w:r>
    </w:p>
    <w:p w14:paraId="7760DE9B" w14:textId="77777777" w:rsidR="002B1C17" w:rsidRDefault="002B1C17" w:rsidP="002B1C17">
      <w:pPr>
        <w:spacing w:after="0" w:line="240" w:lineRule="exact"/>
      </w:pPr>
    </w:p>
    <w:p w14:paraId="5A48E83A" w14:textId="77777777" w:rsidR="002B1C17" w:rsidRDefault="002B1C17" w:rsidP="002B1C17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marcasRecientes</w:t>
      </w:r>
      <w:proofErr w:type="spellEnd"/>
      <w:r>
        <w:t xml:space="preserve"> = </w:t>
      </w:r>
      <w:proofErr w:type="spellStart"/>
      <w:r>
        <w:t>listaAutos.map</w:t>
      </w:r>
      <w:proofErr w:type="spellEnd"/>
      <w:r>
        <w:t>(</w:t>
      </w:r>
      <w:proofErr w:type="spellStart"/>
      <w:r>
        <w:t>function</w:t>
      </w:r>
      <w:proofErr w:type="spellEnd"/>
      <w:r>
        <w:t>(auto</w:t>
      </w:r>
      <w:proofErr w:type="gramStart"/>
      <w:r>
        <w:t>){</w:t>
      </w:r>
      <w:proofErr w:type="gramEnd"/>
    </w:p>
    <w:p w14:paraId="3A01E617" w14:textId="77777777" w:rsidR="002B1C17" w:rsidRDefault="002B1C17" w:rsidP="002B1C17">
      <w:pPr>
        <w:spacing w:after="0" w:line="240" w:lineRule="exact"/>
      </w:pPr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auto.marca</w:t>
      </w:r>
      <w:proofErr w:type="spellEnd"/>
      <w:proofErr w:type="gramEnd"/>
      <w:r>
        <w:t>;</w:t>
      </w:r>
    </w:p>
    <w:p w14:paraId="75E4E535" w14:textId="77777777" w:rsidR="002B1C17" w:rsidRDefault="002B1C17" w:rsidP="002B1C17">
      <w:pPr>
        <w:spacing w:after="0" w:line="240" w:lineRule="exact"/>
      </w:pPr>
      <w:r>
        <w:t>});</w:t>
      </w:r>
    </w:p>
    <w:p w14:paraId="693A0ED3" w14:textId="77777777" w:rsidR="002B1C17" w:rsidRDefault="002B1C17" w:rsidP="002B1C17">
      <w:pPr>
        <w:spacing w:after="0" w:line="240" w:lineRule="exact"/>
      </w:pPr>
      <w:r>
        <w:t>console.log(</w:t>
      </w:r>
      <w:proofErr w:type="spellStart"/>
      <w:r>
        <w:t>marcasRecientes</w:t>
      </w:r>
      <w:proofErr w:type="spellEnd"/>
      <w:r>
        <w:t>);</w:t>
      </w:r>
    </w:p>
    <w:p w14:paraId="73579622" w14:textId="77777777" w:rsidR="002B1C17" w:rsidRDefault="002B1C17" w:rsidP="002B1C17">
      <w:pPr>
        <w:spacing w:after="0" w:line="240" w:lineRule="exact"/>
      </w:pPr>
    </w:p>
    <w:p w14:paraId="5046F0B1" w14:textId="02277C42" w:rsidR="0020110B" w:rsidRPr="002B1C17" w:rsidRDefault="002B1C17" w:rsidP="002B1C17">
      <w:pPr>
        <w:spacing w:after="0" w:line="240" w:lineRule="exact"/>
      </w:pPr>
      <w:r>
        <w:t>// Así obtenemos nuestra lista de marcas recientemente ingresadas c:</w:t>
      </w:r>
    </w:p>
    <w:p w14:paraId="475488D2" w14:textId="1111AEE4" w:rsidR="0020110B" w:rsidRPr="002B1C17" w:rsidRDefault="0020110B"/>
    <w:p w14:paraId="6E6F290E" w14:textId="3259C752" w:rsidR="0020110B" w:rsidRPr="002B1C17" w:rsidRDefault="0020110B"/>
    <w:p w14:paraId="39406916" w14:textId="24252FF3" w:rsidR="00177CC9" w:rsidRPr="00371397" w:rsidRDefault="00371397">
      <w:pPr>
        <w:rPr>
          <w:b/>
          <w:bCs/>
          <w:sz w:val="24"/>
          <w:szCs w:val="24"/>
        </w:rPr>
      </w:pPr>
      <w:r w:rsidRPr="00371397">
        <w:rPr>
          <w:b/>
          <w:bCs/>
          <w:sz w:val="24"/>
          <w:szCs w:val="24"/>
        </w:rPr>
        <w:t xml:space="preserve">Cómo utilizar el método </w:t>
      </w:r>
      <w:proofErr w:type="spellStart"/>
      <w:r w:rsidRPr="00371397">
        <w:rPr>
          <w:b/>
          <w:bCs/>
          <w:sz w:val="24"/>
          <w:szCs w:val="24"/>
        </w:rPr>
        <w:t>map</w:t>
      </w:r>
      <w:proofErr w:type="spellEnd"/>
    </w:p>
    <w:p w14:paraId="309900E1" w14:textId="77777777" w:rsidR="00371397" w:rsidRDefault="00371397" w:rsidP="00371397">
      <w:r>
        <w:t xml:space="preserve">El método </w:t>
      </w:r>
      <w:proofErr w:type="spellStart"/>
      <w:r>
        <w:t>map</w:t>
      </w:r>
      <w:proofErr w:type="spellEnd"/>
      <w:r>
        <w:t xml:space="preserve"> es inmutable y consiste en crear un nuevo array a partir de los elementos originales transformados mediante una función (</w:t>
      </w:r>
      <w:proofErr w:type="spellStart"/>
      <w:r>
        <w:t>callback</w:t>
      </w:r>
      <w:proofErr w:type="spellEnd"/>
      <w:r>
        <w:t>).</w:t>
      </w:r>
    </w:p>
    <w:p w14:paraId="78C37972" w14:textId="77777777" w:rsidR="00371397" w:rsidRDefault="00371397" w:rsidP="00371397"/>
    <w:p w14:paraId="7E171614" w14:textId="77777777" w:rsidR="00371397" w:rsidRPr="00371397" w:rsidRDefault="00371397" w:rsidP="00371397">
      <w:pPr>
        <w:rPr>
          <w:b/>
          <w:bCs/>
        </w:rPr>
      </w:pPr>
      <w:r w:rsidRPr="00371397">
        <w:rPr>
          <w:b/>
          <w:bCs/>
        </w:rPr>
        <w:t xml:space="preserve">El método </w:t>
      </w:r>
      <w:proofErr w:type="spellStart"/>
      <w:r w:rsidRPr="00371397">
        <w:rPr>
          <w:b/>
          <w:bCs/>
        </w:rPr>
        <w:t>map</w:t>
      </w:r>
      <w:proofErr w:type="spellEnd"/>
      <w:r w:rsidRPr="00371397">
        <w:rPr>
          <w:b/>
          <w:bCs/>
        </w:rPr>
        <w:t xml:space="preserve"> recibe dos argumentos:</w:t>
      </w:r>
    </w:p>
    <w:p w14:paraId="56B6ED48" w14:textId="77777777" w:rsidR="00371397" w:rsidRDefault="00371397" w:rsidP="00371397"/>
    <w:p w14:paraId="42B9D246" w14:textId="77777777" w:rsidR="00371397" w:rsidRDefault="00371397" w:rsidP="00371397">
      <w:r>
        <w:t>La función que itera y transforma cada elemento del array (obligatorio).</w:t>
      </w:r>
    </w:p>
    <w:p w14:paraId="29DCAA60" w14:textId="6DC4AF94" w:rsidR="00177CC9" w:rsidRPr="002B1C17" w:rsidRDefault="00371397" w:rsidP="00371397">
      <w:r>
        <w:t xml:space="preserve">Un objeto al que puede hacer referencia el contexto </w:t>
      </w:r>
      <w:proofErr w:type="spellStart"/>
      <w:r>
        <w:t>this</w:t>
      </w:r>
      <w:proofErr w:type="spellEnd"/>
      <w:r>
        <w:t xml:space="preserve"> en la función. Si se lo omite, será </w:t>
      </w:r>
      <w:proofErr w:type="spellStart"/>
      <w:r>
        <w:t>undefined</w:t>
      </w:r>
      <w:proofErr w:type="spellEnd"/>
      <w:r>
        <w:t xml:space="preserve">. Recuerde que </w:t>
      </w:r>
      <w:proofErr w:type="spellStart"/>
      <w:r>
        <w:t>this</w:t>
      </w:r>
      <w:proofErr w:type="spellEnd"/>
      <w:r>
        <w:t xml:space="preserve"> es diferente según el lugar donde sea invocado.</w:t>
      </w:r>
    </w:p>
    <w:p w14:paraId="1C9605B5" w14:textId="4265AEDF" w:rsidR="00177CC9" w:rsidRPr="002B1C17" w:rsidRDefault="00177CC9"/>
    <w:p w14:paraId="51F26ABE" w14:textId="31333091" w:rsidR="00177CC9" w:rsidRPr="00371397" w:rsidRDefault="00371397" w:rsidP="00371397">
      <w:pPr>
        <w:spacing w:after="0" w:line="240" w:lineRule="exact"/>
        <w:rPr>
          <w:lang w:val="en-US"/>
        </w:rPr>
      </w:pPr>
      <w:r w:rsidRPr="00371397">
        <w:rPr>
          <w:lang w:val="en-US"/>
        </w:rPr>
        <w:t>var otherArray = array.map(</w:t>
      </w:r>
      <w:proofErr w:type="gramStart"/>
      <w:r w:rsidRPr="00371397">
        <w:rPr>
          <w:lang w:val="en-US"/>
        </w:rPr>
        <w:t>function(</w:t>
      </w:r>
      <w:proofErr w:type="gramEnd"/>
      <w:r w:rsidRPr="00371397">
        <w:rPr>
          <w:lang w:val="en-US"/>
        </w:rPr>
        <w:t>), thisArg)</w:t>
      </w:r>
    </w:p>
    <w:p w14:paraId="7F6D058B" w14:textId="4A27A71A" w:rsidR="00177CC9" w:rsidRPr="00371397" w:rsidRDefault="00371397" w:rsidP="00371397">
      <w:pPr>
        <w:spacing w:after="0" w:line="240" w:lineRule="exact"/>
        <w:rPr>
          <w:lang w:val="en-US"/>
        </w:rPr>
      </w:pPr>
      <w:r w:rsidRPr="00371397">
        <w:rPr>
          <w:lang w:val="en-US"/>
        </w:rPr>
        <w:t xml:space="preserve">var </w:t>
      </w:r>
      <w:proofErr w:type="spellStart"/>
      <w:r w:rsidRPr="00371397">
        <w:rPr>
          <w:lang w:val="en-US"/>
        </w:rPr>
        <w:t>otherArray</w:t>
      </w:r>
      <w:proofErr w:type="spellEnd"/>
      <w:r w:rsidRPr="00371397">
        <w:rPr>
          <w:lang w:val="en-US"/>
        </w:rPr>
        <w:t xml:space="preserve"> = </w:t>
      </w:r>
      <w:proofErr w:type="spellStart"/>
      <w:proofErr w:type="gramStart"/>
      <w:r w:rsidRPr="00371397">
        <w:rPr>
          <w:lang w:val="en-US"/>
        </w:rPr>
        <w:t>array.map</w:t>
      </w:r>
      <w:proofErr w:type="spellEnd"/>
      <w:r w:rsidRPr="00371397">
        <w:rPr>
          <w:lang w:val="en-US"/>
        </w:rPr>
        <w:t>(</w:t>
      </w:r>
      <w:proofErr w:type="gramEnd"/>
      <w:r w:rsidRPr="00371397">
        <w:rPr>
          <w:lang w:val="en-US"/>
        </w:rPr>
        <w:t>function(element, index, array))</w:t>
      </w:r>
    </w:p>
    <w:p w14:paraId="3DE3706A" w14:textId="595C77CF" w:rsidR="00177CC9" w:rsidRPr="00371397" w:rsidRDefault="00177CC9" w:rsidP="00371397">
      <w:pPr>
        <w:spacing w:after="0" w:line="240" w:lineRule="exact"/>
        <w:rPr>
          <w:lang w:val="en-US"/>
        </w:rPr>
      </w:pPr>
    </w:p>
    <w:p w14:paraId="22F58AEE" w14:textId="77777777" w:rsidR="00371397" w:rsidRPr="00371397" w:rsidRDefault="00371397" w:rsidP="00371397">
      <w:pPr>
        <w:spacing w:after="0" w:line="240" w:lineRule="exact"/>
      </w:pPr>
      <w:proofErr w:type="spellStart"/>
      <w:r w:rsidRPr="00371397">
        <w:t>var</w:t>
      </w:r>
      <w:proofErr w:type="spellEnd"/>
      <w:r w:rsidRPr="00371397">
        <w:t xml:space="preserve"> </w:t>
      </w:r>
      <w:proofErr w:type="spellStart"/>
      <w:r w:rsidRPr="00371397">
        <w:t>nombreArticulos</w:t>
      </w:r>
      <w:proofErr w:type="spellEnd"/>
      <w:r w:rsidRPr="00371397">
        <w:t xml:space="preserve"> = </w:t>
      </w:r>
      <w:proofErr w:type="spellStart"/>
      <w:proofErr w:type="gramStart"/>
      <w:r w:rsidRPr="00371397">
        <w:t>articulos.map</w:t>
      </w:r>
      <w:proofErr w:type="spellEnd"/>
      <w:r w:rsidRPr="00371397">
        <w:t>(</w:t>
      </w:r>
      <w:proofErr w:type="spellStart"/>
      <w:proofErr w:type="gramEnd"/>
      <w:r w:rsidRPr="00371397">
        <w:t>function</w:t>
      </w:r>
      <w:proofErr w:type="spellEnd"/>
      <w:r w:rsidRPr="00371397">
        <w:t xml:space="preserve"> (articulo) {</w:t>
      </w:r>
    </w:p>
    <w:p w14:paraId="40DF86C1" w14:textId="77777777" w:rsidR="00371397" w:rsidRPr="00371397" w:rsidRDefault="00371397" w:rsidP="00371397">
      <w:pPr>
        <w:spacing w:after="0" w:line="240" w:lineRule="exact"/>
      </w:pPr>
      <w:r w:rsidRPr="00371397">
        <w:t xml:space="preserve">  </w:t>
      </w:r>
      <w:proofErr w:type="spellStart"/>
      <w:r w:rsidRPr="00371397">
        <w:t>return</w:t>
      </w:r>
      <w:proofErr w:type="spellEnd"/>
      <w:r w:rsidRPr="00371397">
        <w:t xml:space="preserve"> </w:t>
      </w:r>
      <w:proofErr w:type="spellStart"/>
      <w:proofErr w:type="gramStart"/>
      <w:r w:rsidRPr="00371397">
        <w:t>articulo.nombre</w:t>
      </w:r>
      <w:proofErr w:type="spellEnd"/>
      <w:proofErr w:type="gramEnd"/>
    </w:p>
    <w:p w14:paraId="5A418017" w14:textId="77777777" w:rsidR="00371397" w:rsidRPr="00371397" w:rsidRDefault="00371397" w:rsidP="00371397">
      <w:pPr>
        <w:spacing w:after="0" w:line="240" w:lineRule="exact"/>
      </w:pPr>
      <w:r w:rsidRPr="00371397">
        <w:t>})</w:t>
      </w:r>
    </w:p>
    <w:p w14:paraId="1DDBD45D" w14:textId="77777777" w:rsidR="00371397" w:rsidRPr="00371397" w:rsidRDefault="00371397" w:rsidP="00371397">
      <w:pPr>
        <w:spacing w:after="0" w:line="240" w:lineRule="exact"/>
      </w:pPr>
      <w:r w:rsidRPr="00371397">
        <w:t>console.log(</w:t>
      </w:r>
      <w:proofErr w:type="spellStart"/>
      <w:r w:rsidRPr="00371397">
        <w:t>nombreArticulos</w:t>
      </w:r>
      <w:proofErr w:type="spellEnd"/>
      <w:r w:rsidRPr="00371397">
        <w:t>)</w:t>
      </w:r>
    </w:p>
    <w:p w14:paraId="156EBDBE" w14:textId="77777777" w:rsidR="00371397" w:rsidRPr="00983A12" w:rsidRDefault="00371397" w:rsidP="00371397">
      <w:pPr>
        <w:spacing w:after="0" w:line="240" w:lineRule="exact"/>
      </w:pPr>
      <w:r w:rsidRPr="00983A12">
        <w:t xml:space="preserve">/* </w:t>
      </w:r>
    </w:p>
    <w:p w14:paraId="5471E037" w14:textId="77777777" w:rsidR="00371397" w:rsidRPr="00983A12" w:rsidRDefault="00371397" w:rsidP="00371397">
      <w:pPr>
        <w:spacing w:after="0" w:line="240" w:lineRule="exact"/>
      </w:pPr>
      <w:r w:rsidRPr="00983A12">
        <w:t>[ 'Bici', 'TV', 'Libro', 'Celular', 'Laptop', 'Teclado', '</w:t>
      </w:r>
      <w:proofErr w:type="spellStart"/>
      <w:r w:rsidRPr="00983A12">
        <w:t>Audifonos</w:t>
      </w:r>
      <w:proofErr w:type="spellEnd"/>
      <w:proofErr w:type="gramStart"/>
      <w:r w:rsidRPr="00983A12">
        <w:t>' ]</w:t>
      </w:r>
      <w:proofErr w:type="gramEnd"/>
    </w:p>
    <w:p w14:paraId="4B6D3037" w14:textId="2FB36EAE" w:rsidR="00177CC9" w:rsidRPr="00983A12" w:rsidRDefault="00371397" w:rsidP="00371397">
      <w:pPr>
        <w:spacing w:after="0" w:line="240" w:lineRule="exact"/>
      </w:pPr>
      <w:r w:rsidRPr="00983A12">
        <w:t>*/</w:t>
      </w:r>
    </w:p>
    <w:p w14:paraId="3B97D05D" w14:textId="4A2149D0" w:rsidR="00177CC9" w:rsidRPr="00983A12" w:rsidRDefault="00177CC9"/>
    <w:p w14:paraId="7A199C15" w14:textId="4385C492" w:rsidR="00177CC9" w:rsidRPr="00983A12" w:rsidRDefault="00177CC9"/>
    <w:p w14:paraId="7DD2E116" w14:textId="1E121735" w:rsidR="00177CC9" w:rsidRPr="00983A12" w:rsidRDefault="00177CC9"/>
    <w:p w14:paraId="37111CCD" w14:textId="268AC86E" w:rsidR="00177CC9" w:rsidRPr="00983A12" w:rsidRDefault="00177CC9"/>
    <w:p w14:paraId="3537E347" w14:textId="3C16E0ED" w:rsidR="00177CC9" w:rsidRPr="00983A12" w:rsidRDefault="00177CC9"/>
    <w:p w14:paraId="54BFBE89" w14:textId="5AFD70D3" w:rsidR="00177CC9" w:rsidRPr="00983A12" w:rsidRDefault="00177CC9"/>
    <w:p w14:paraId="47DE2D70" w14:textId="3263FE5A" w:rsidR="00177CC9" w:rsidRPr="00983A12" w:rsidRDefault="00983A12">
      <w:pPr>
        <w:rPr>
          <w:b/>
          <w:bCs/>
          <w:sz w:val="28"/>
          <w:szCs w:val="28"/>
        </w:rPr>
      </w:pPr>
      <w:r w:rsidRPr="00983A12">
        <w:rPr>
          <w:b/>
          <w:bCs/>
          <w:sz w:val="28"/>
          <w:szCs w:val="28"/>
        </w:rPr>
        <w:t xml:space="preserve">Recorriendo </w:t>
      </w:r>
      <w:proofErr w:type="spellStart"/>
      <w:r w:rsidRPr="00983A12">
        <w:rPr>
          <w:b/>
          <w:bCs/>
          <w:sz w:val="28"/>
          <w:szCs w:val="28"/>
        </w:rPr>
        <w:t>Arrays</w:t>
      </w:r>
      <w:proofErr w:type="spellEnd"/>
      <w:r w:rsidRPr="00983A12">
        <w:rPr>
          <w:b/>
          <w:bCs/>
          <w:sz w:val="28"/>
          <w:szCs w:val="28"/>
        </w:rPr>
        <w:t xml:space="preserve"> </w:t>
      </w:r>
      <w:proofErr w:type="gramStart"/>
      <w:r w:rsidRPr="00983A12">
        <w:rPr>
          <w:b/>
          <w:bCs/>
          <w:sz w:val="28"/>
          <w:szCs w:val="28"/>
        </w:rPr>
        <w:t>con .</w:t>
      </w:r>
      <w:proofErr w:type="spellStart"/>
      <w:r w:rsidRPr="00983A12">
        <w:rPr>
          <w:b/>
          <w:bCs/>
          <w:sz w:val="28"/>
          <w:szCs w:val="28"/>
        </w:rPr>
        <w:t>find</w:t>
      </w:r>
      <w:proofErr w:type="spellEnd"/>
      <w:proofErr w:type="gramEnd"/>
      <w:r w:rsidRPr="00983A12">
        <w:rPr>
          <w:b/>
          <w:bCs/>
          <w:sz w:val="28"/>
          <w:szCs w:val="28"/>
        </w:rPr>
        <w:t>(), .</w:t>
      </w:r>
      <w:proofErr w:type="spellStart"/>
      <w:r w:rsidRPr="00983A12">
        <w:rPr>
          <w:b/>
          <w:bCs/>
          <w:sz w:val="28"/>
          <w:szCs w:val="28"/>
        </w:rPr>
        <w:t>forEach</w:t>
      </w:r>
      <w:proofErr w:type="spellEnd"/>
      <w:r w:rsidRPr="00983A12">
        <w:rPr>
          <w:b/>
          <w:bCs/>
          <w:sz w:val="28"/>
          <w:szCs w:val="28"/>
        </w:rPr>
        <w:t>() y .</w:t>
      </w:r>
      <w:proofErr w:type="spellStart"/>
      <w:r w:rsidRPr="00983A12">
        <w:rPr>
          <w:b/>
          <w:bCs/>
          <w:sz w:val="28"/>
          <w:szCs w:val="28"/>
        </w:rPr>
        <w:t>some</w:t>
      </w:r>
      <w:proofErr w:type="spellEnd"/>
      <w:r w:rsidRPr="00983A12">
        <w:rPr>
          <w:b/>
          <w:bCs/>
          <w:sz w:val="28"/>
          <w:szCs w:val="28"/>
        </w:rPr>
        <w:t>()</w:t>
      </w:r>
    </w:p>
    <w:p w14:paraId="6150AA96" w14:textId="6EAD2371" w:rsidR="00177CC9" w:rsidRPr="00983A12" w:rsidRDefault="00177CC9"/>
    <w:p w14:paraId="321484D1" w14:textId="77777777" w:rsidR="00983A12" w:rsidRDefault="00983A12" w:rsidP="00983A12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articulos</w:t>
      </w:r>
      <w:proofErr w:type="spellEnd"/>
      <w:r>
        <w:t xml:space="preserve"> = [</w:t>
      </w:r>
    </w:p>
    <w:p w14:paraId="58381DE4" w14:textId="77777777" w:rsidR="00983A12" w:rsidRDefault="00983A12" w:rsidP="00983A12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"Bici", costo: 3000 },</w:t>
      </w:r>
    </w:p>
    <w:p w14:paraId="7BDF971B" w14:textId="77777777" w:rsidR="00983A12" w:rsidRDefault="00983A12" w:rsidP="00983A12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"TV", costo: 2500 },</w:t>
      </w:r>
    </w:p>
    <w:p w14:paraId="4BB4DA7F" w14:textId="77777777" w:rsidR="00983A12" w:rsidRDefault="00983A12" w:rsidP="00983A12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"Libro", costo: 320 },</w:t>
      </w:r>
    </w:p>
    <w:p w14:paraId="742F255B" w14:textId="77777777" w:rsidR="00983A12" w:rsidRDefault="00983A12" w:rsidP="00983A12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"Celular", costo: 10000 },</w:t>
      </w:r>
    </w:p>
    <w:p w14:paraId="4FB9117D" w14:textId="77777777" w:rsidR="00983A12" w:rsidRDefault="00983A12" w:rsidP="00983A12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"Laptop", costo: 20000 },</w:t>
      </w:r>
    </w:p>
    <w:p w14:paraId="09E0C4F3" w14:textId="77777777" w:rsidR="00983A12" w:rsidRDefault="00983A12" w:rsidP="00983A12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"Teclado", costo: 500 },</w:t>
      </w:r>
    </w:p>
    <w:p w14:paraId="0EF05E45" w14:textId="77777777" w:rsidR="00983A12" w:rsidRDefault="00983A12" w:rsidP="00983A12">
      <w:pPr>
        <w:spacing w:after="0" w:line="240" w:lineRule="exact"/>
      </w:pPr>
      <w:r>
        <w:t xml:space="preserve">  </w:t>
      </w:r>
      <w:proofErr w:type="gramStart"/>
      <w:r>
        <w:t>{ nombre</w:t>
      </w:r>
      <w:proofErr w:type="gramEnd"/>
      <w:r>
        <w:t>: "</w:t>
      </w:r>
      <w:proofErr w:type="spellStart"/>
      <w:r>
        <w:t>Audifonos</w:t>
      </w:r>
      <w:proofErr w:type="spellEnd"/>
      <w:r>
        <w:t>", costo: 1700 },</w:t>
      </w:r>
    </w:p>
    <w:p w14:paraId="033595EC" w14:textId="365D3530" w:rsidR="00177CC9" w:rsidRPr="00983A12" w:rsidRDefault="00983A12" w:rsidP="00983A12">
      <w:pPr>
        <w:spacing w:after="0" w:line="240" w:lineRule="exact"/>
      </w:pPr>
      <w:r>
        <w:t>]</w:t>
      </w:r>
    </w:p>
    <w:p w14:paraId="5E3DC69E" w14:textId="02F97790" w:rsidR="00177CC9" w:rsidRPr="00983A12" w:rsidRDefault="00177CC9"/>
    <w:p w14:paraId="68EFF89F" w14:textId="77777777" w:rsidR="00CB212C" w:rsidRPr="00CB212C" w:rsidRDefault="00CB212C" w:rsidP="00CB212C">
      <w:pPr>
        <w:rPr>
          <w:b/>
          <w:bCs/>
        </w:rPr>
      </w:pPr>
      <w:r w:rsidRPr="00CB212C">
        <w:rPr>
          <w:b/>
          <w:bCs/>
        </w:rPr>
        <w:t xml:space="preserve">Cómo utilizar el método </w:t>
      </w:r>
      <w:proofErr w:type="spellStart"/>
      <w:r w:rsidRPr="00CB212C">
        <w:rPr>
          <w:b/>
          <w:bCs/>
        </w:rPr>
        <w:t>find</w:t>
      </w:r>
      <w:proofErr w:type="spellEnd"/>
    </w:p>
    <w:p w14:paraId="5921E66B" w14:textId="77777777" w:rsidR="00CB212C" w:rsidRDefault="00CB212C" w:rsidP="00CB212C">
      <w:r>
        <w:t xml:space="preserve">El método </w:t>
      </w:r>
      <w:proofErr w:type="spellStart"/>
      <w:r>
        <w:t>find</w:t>
      </w:r>
      <w:proofErr w:type="spellEnd"/>
      <w:r>
        <w:t xml:space="preserve"> consiste en encontrar el primer elemento de un array que cumpla con la condición especificada en la función (</w:t>
      </w:r>
      <w:proofErr w:type="spellStart"/>
      <w:r>
        <w:t>callback</w:t>
      </w:r>
      <w:proofErr w:type="spellEnd"/>
      <w:r>
        <w:t xml:space="preserve">). Si ningún elemento cumpla con la condición, retornará </w:t>
      </w:r>
      <w:proofErr w:type="spellStart"/>
      <w:r>
        <w:t>undefined</w:t>
      </w:r>
      <w:proofErr w:type="spellEnd"/>
      <w:r>
        <w:t>.</w:t>
      </w:r>
    </w:p>
    <w:p w14:paraId="04917DFA" w14:textId="77777777" w:rsidR="00CB212C" w:rsidRDefault="00CB212C" w:rsidP="00CB212C"/>
    <w:p w14:paraId="5C9A90E6" w14:textId="77777777" w:rsidR="00CB212C" w:rsidRPr="00CB212C" w:rsidRDefault="00CB212C" w:rsidP="00CB212C">
      <w:pPr>
        <w:rPr>
          <w:b/>
          <w:bCs/>
        </w:rPr>
      </w:pPr>
      <w:r w:rsidRPr="00CB212C">
        <w:rPr>
          <w:b/>
          <w:bCs/>
        </w:rPr>
        <w:t xml:space="preserve">El método </w:t>
      </w:r>
      <w:proofErr w:type="spellStart"/>
      <w:r w:rsidRPr="00CB212C">
        <w:rPr>
          <w:b/>
          <w:bCs/>
        </w:rPr>
        <w:t>find</w:t>
      </w:r>
      <w:proofErr w:type="spellEnd"/>
      <w:r w:rsidRPr="00CB212C">
        <w:rPr>
          <w:b/>
          <w:bCs/>
        </w:rPr>
        <w:t xml:space="preserve"> recibe dos argumentos:</w:t>
      </w:r>
    </w:p>
    <w:p w14:paraId="30B5A06C" w14:textId="77777777" w:rsidR="00CB212C" w:rsidRDefault="00CB212C" w:rsidP="00CB212C"/>
    <w:p w14:paraId="42D8130B" w14:textId="77777777" w:rsidR="00CB212C" w:rsidRDefault="00CB212C" w:rsidP="00CB212C">
      <w:r>
        <w:t>La función que itera y evalúa cada elemento del array hasta encuentre uno que cumpla con la condición especificada (obligatorio).</w:t>
      </w:r>
    </w:p>
    <w:p w14:paraId="376C92D3" w14:textId="765F7598" w:rsidR="00177CC9" w:rsidRPr="00983A12" w:rsidRDefault="00CB212C" w:rsidP="00CB212C">
      <w:r>
        <w:t xml:space="preserve">Un objeto al que puede hacer referencia el contexto </w:t>
      </w:r>
      <w:proofErr w:type="spellStart"/>
      <w:r>
        <w:t>this</w:t>
      </w:r>
      <w:proofErr w:type="spellEnd"/>
      <w:r>
        <w:t xml:space="preserve"> en la función. Si se lo omite, será </w:t>
      </w:r>
      <w:proofErr w:type="spellStart"/>
      <w:r>
        <w:t>undefined</w:t>
      </w:r>
      <w:proofErr w:type="spellEnd"/>
      <w:r>
        <w:t>.</w:t>
      </w:r>
    </w:p>
    <w:p w14:paraId="2C28FB15" w14:textId="3B351D3C" w:rsidR="00177CC9" w:rsidRPr="00983A12" w:rsidRDefault="00177CC9"/>
    <w:p w14:paraId="7FAF6102" w14:textId="660428F6" w:rsidR="00177CC9" w:rsidRPr="00983A12" w:rsidRDefault="00CB212C">
      <w:proofErr w:type="spellStart"/>
      <w:proofErr w:type="gramStart"/>
      <w:r w:rsidRPr="00CB212C">
        <w:t>array.find</w:t>
      </w:r>
      <w:proofErr w:type="spellEnd"/>
      <w:proofErr w:type="gramEnd"/>
      <w:r w:rsidRPr="00CB212C">
        <w:t>(</w:t>
      </w:r>
      <w:proofErr w:type="spellStart"/>
      <w:r w:rsidRPr="00CB212C">
        <w:t>function</w:t>
      </w:r>
      <w:proofErr w:type="spellEnd"/>
      <w:r w:rsidRPr="00CB212C">
        <w:t>(), thisArg)</w:t>
      </w:r>
    </w:p>
    <w:p w14:paraId="00DCD563" w14:textId="32F2E7AB" w:rsidR="00177CC9" w:rsidRPr="00983A12" w:rsidRDefault="00177CC9"/>
    <w:p w14:paraId="7F9B3A15" w14:textId="4AF92606" w:rsidR="00CB212C" w:rsidRPr="00EF49C2" w:rsidRDefault="00CB212C" w:rsidP="00CB212C">
      <w:pPr>
        <w:rPr>
          <w:b/>
          <w:bCs/>
        </w:rPr>
      </w:pPr>
      <w:r w:rsidRPr="00EF49C2">
        <w:rPr>
          <w:b/>
          <w:bCs/>
        </w:rPr>
        <w:t>Pr</w:t>
      </w:r>
      <w:r w:rsidRPr="00EF49C2">
        <w:rPr>
          <w:b/>
          <w:bCs/>
        </w:rPr>
        <w:t xml:space="preserve">actiquemos el uso del método </w:t>
      </w:r>
      <w:proofErr w:type="spellStart"/>
      <w:r w:rsidRPr="00EF49C2">
        <w:rPr>
          <w:b/>
          <w:bCs/>
        </w:rPr>
        <w:t>find</w:t>
      </w:r>
      <w:proofErr w:type="spellEnd"/>
    </w:p>
    <w:p w14:paraId="01103C42" w14:textId="77777777" w:rsidR="00CB212C" w:rsidRDefault="00CB212C" w:rsidP="00CB212C">
      <w:r>
        <w:t xml:space="preserve">Utilicemos el array </w:t>
      </w:r>
      <w:proofErr w:type="spellStart"/>
      <w:r>
        <w:t>articulos</w:t>
      </w:r>
      <w:proofErr w:type="spellEnd"/>
      <w:r>
        <w:t xml:space="preserve"> que definimos para encontrar algún artículo que su nombre sea Laptop.</w:t>
      </w:r>
    </w:p>
    <w:p w14:paraId="2BAE6783" w14:textId="5FF3CB67" w:rsidR="00177CC9" w:rsidRPr="00983A12" w:rsidRDefault="00CB212C" w:rsidP="00CB212C">
      <w:r>
        <w:t xml:space="preserve">Entonces utilizamos el método </w:t>
      </w:r>
      <w:proofErr w:type="spellStart"/>
      <w:r>
        <w:t>find</w:t>
      </w:r>
      <w:proofErr w:type="spellEnd"/>
      <w:r>
        <w:t xml:space="preserve"> que retorne la condición que necesitamos. Recuerda que el primer parámetro de la función </w:t>
      </w:r>
      <w:proofErr w:type="spellStart"/>
      <w:r>
        <w:t>callback</w:t>
      </w:r>
      <w:proofErr w:type="spellEnd"/>
      <w:r>
        <w:t xml:space="preserve"> es cada uno de los elementos del array.</w:t>
      </w:r>
    </w:p>
    <w:p w14:paraId="2AE8BC74" w14:textId="3D92898E" w:rsidR="00177CC9" w:rsidRPr="00983A12" w:rsidRDefault="00177CC9"/>
    <w:p w14:paraId="39B3D724" w14:textId="43514FA7" w:rsidR="00177CC9" w:rsidRPr="00983A12" w:rsidRDefault="00177CC9"/>
    <w:p w14:paraId="21698FC3" w14:textId="69BCFA5D" w:rsidR="00177CC9" w:rsidRPr="00983A12" w:rsidRDefault="00177CC9"/>
    <w:p w14:paraId="321FE3E4" w14:textId="77777777" w:rsidR="00EF49C2" w:rsidRDefault="00EF49C2" w:rsidP="00EF49C2">
      <w:pPr>
        <w:spacing w:after="0" w:line="240" w:lineRule="exact"/>
      </w:pPr>
      <w:proofErr w:type="spellStart"/>
      <w:r>
        <w:lastRenderedPageBreak/>
        <w:t>var</w:t>
      </w:r>
      <w:proofErr w:type="spellEnd"/>
      <w:r>
        <w:t xml:space="preserve"> </w:t>
      </w:r>
      <w:proofErr w:type="spellStart"/>
      <w:r>
        <w:t>algunArticulo</w:t>
      </w:r>
      <w:proofErr w:type="spellEnd"/>
      <w:r>
        <w:t xml:space="preserve"> = </w:t>
      </w:r>
      <w:proofErr w:type="spellStart"/>
      <w:proofErr w:type="gramStart"/>
      <w:r>
        <w:t>articulos.find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(articulo) {</w:t>
      </w:r>
    </w:p>
    <w:p w14:paraId="0C7677A0" w14:textId="77777777" w:rsidR="00EF49C2" w:rsidRDefault="00EF49C2" w:rsidP="00EF49C2">
      <w:pPr>
        <w:spacing w:after="0" w:line="240" w:lineRule="exact"/>
      </w:pPr>
      <w:r>
        <w:t xml:space="preserve">  </w:t>
      </w:r>
      <w:proofErr w:type="spellStart"/>
      <w:r>
        <w:t>return</w:t>
      </w:r>
      <w:proofErr w:type="spellEnd"/>
      <w:r>
        <w:t xml:space="preserve"> (</w:t>
      </w:r>
      <w:proofErr w:type="spellStart"/>
      <w:proofErr w:type="gramStart"/>
      <w:r>
        <w:t>articulo.nombre</w:t>
      </w:r>
      <w:proofErr w:type="spellEnd"/>
      <w:proofErr w:type="gramEnd"/>
      <w:r>
        <w:t xml:space="preserve"> = "Laptop")</w:t>
      </w:r>
    </w:p>
    <w:p w14:paraId="37D7E7C7" w14:textId="77777777" w:rsidR="00EF49C2" w:rsidRDefault="00EF49C2" w:rsidP="00EF49C2">
      <w:pPr>
        <w:spacing w:after="0" w:line="240" w:lineRule="exact"/>
      </w:pPr>
      <w:r>
        <w:t>})</w:t>
      </w:r>
    </w:p>
    <w:p w14:paraId="70E38F09" w14:textId="77777777" w:rsidR="00EF49C2" w:rsidRDefault="00EF49C2" w:rsidP="00EF49C2">
      <w:pPr>
        <w:spacing w:after="0" w:line="240" w:lineRule="exact"/>
      </w:pPr>
      <w:r>
        <w:t>console.log(</w:t>
      </w:r>
      <w:proofErr w:type="spellStart"/>
      <w:r>
        <w:t>algunArticulo</w:t>
      </w:r>
      <w:proofErr w:type="spellEnd"/>
      <w:r>
        <w:t>)</w:t>
      </w:r>
    </w:p>
    <w:p w14:paraId="64F352FD" w14:textId="77777777" w:rsidR="00EF49C2" w:rsidRDefault="00EF49C2" w:rsidP="00EF49C2">
      <w:pPr>
        <w:spacing w:after="0" w:line="240" w:lineRule="exact"/>
      </w:pPr>
      <w:r>
        <w:t xml:space="preserve">/* </w:t>
      </w:r>
    </w:p>
    <w:p w14:paraId="65C3A487" w14:textId="77777777" w:rsidR="00EF49C2" w:rsidRDefault="00EF49C2" w:rsidP="00EF49C2">
      <w:pPr>
        <w:spacing w:after="0" w:line="240" w:lineRule="exact"/>
      </w:pPr>
      <w:proofErr w:type="gramStart"/>
      <w:r>
        <w:t>{ nombre</w:t>
      </w:r>
      <w:proofErr w:type="gramEnd"/>
      <w:r>
        <w:t>: 'Laptop', costo: 3000 }</w:t>
      </w:r>
    </w:p>
    <w:p w14:paraId="11DDA96A" w14:textId="1D8BA91C" w:rsidR="00177CC9" w:rsidRPr="00983A12" w:rsidRDefault="00EF49C2" w:rsidP="00EF49C2">
      <w:pPr>
        <w:spacing w:after="0" w:line="240" w:lineRule="exact"/>
      </w:pPr>
      <w:r>
        <w:t>*/</w:t>
      </w:r>
    </w:p>
    <w:p w14:paraId="77B4F961" w14:textId="74CFEB1B" w:rsidR="00177CC9" w:rsidRPr="00983A12" w:rsidRDefault="00177CC9"/>
    <w:p w14:paraId="7312845E" w14:textId="77777777" w:rsidR="00EF49C2" w:rsidRPr="00EF49C2" w:rsidRDefault="00EF49C2" w:rsidP="00EF49C2">
      <w:pPr>
        <w:rPr>
          <w:b/>
          <w:bCs/>
        </w:rPr>
      </w:pPr>
      <w:r w:rsidRPr="00EF49C2">
        <w:rPr>
          <w:b/>
          <w:bCs/>
        </w:rPr>
        <w:t xml:space="preserve">Cómo utilizar el método </w:t>
      </w:r>
      <w:proofErr w:type="spellStart"/>
      <w:r w:rsidRPr="00EF49C2">
        <w:rPr>
          <w:b/>
          <w:bCs/>
        </w:rPr>
        <w:t>forEach</w:t>
      </w:r>
      <w:proofErr w:type="spellEnd"/>
    </w:p>
    <w:p w14:paraId="286CFB24" w14:textId="77777777" w:rsidR="00EF49C2" w:rsidRDefault="00EF49C2" w:rsidP="00EF49C2">
      <w:r>
        <w:t xml:space="preserve">El método </w:t>
      </w:r>
      <w:proofErr w:type="spellStart"/>
      <w:r>
        <w:t>forEach</w:t>
      </w:r>
      <w:proofErr w:type="spellEnd"/>
      <w:r>
        <w:t xml:space="preserve"> de los </w:t>
      </w:r>
      <w:proofErr w:type="spellStart"/>
      <w:r>
        <w:t>arrays</w:t>
      </w:r>
      <w:proofErr w:type="spellEnd"/>
      <w:r>
        <w:t xml:space="preserve"> consiste en ejecutar una función (</w:t>
      </w:r>
      <w:proofErr w:type="spellStart"/>
      <w:r>
        <w:t>callback</w:t>
      </w:r>
      <w:proofErr w:type="spellEnd"/>
      <w:r>
        <w:t>) para cada uno de los elementos iterados. Iterar significa repetir una acción varias veces. Este método no retorna ningún valor.</w:t>
      </w:r>
    </w:p>
    <w:p w14:paraId="1D6627BC" w14:textId="77777777" w:rsidR="00EF49C2" w:rsidRPr="00EF49C2" w:rsidRDefault="00EF49C2" w:rsidP="00EF49C2">
      <w:pPr>
        <w:rPr>
          <w:b/>
          <w:bCs/>
        </w:rPr>
      </w:pPr>
      <w:r w:rsidRPr="00EF49C2">
        <w:rPr>
          <w:b/>
          <w:bCs/>
        </w:rPr>
        <w:t>Este método recibe dos argumentos:</w:t>
      </w:r>
    </w:p>
    <w:p w14:paraId="273EF003" w14:textId="77777777" w:rsidR="00EF49C2" w:rsidRDefault="00EF49C2" w:rsidP="00EF49C2">
      <w:r>
        <w:t>La función que itera cada elemento del array (obligatorio).</w:t>
      </w:r>
    </w:p>
    <w:p w14:paraId="677B6829" w14:textId="348A6840" w:rsidR="00177CC9" w:rsidRPr="00983A12" w:rsidRDefault="00EF49C2" w:rsidP="00EF49C2">
      <w:r>
        <w:t xml:space="preserve">Un objeto al que puede hacer referencia el contexto </w:t>
      </w:r>
      <w:proofErr w:type="spellStart"/>
      <w:r>
        <w:t>this</w:t>
      </w:r>
      <w:proofErr w:type="spellEnd"/>
      <w:r>
        <w:t xml:space="preserve"> en la función. Si se lo omite, será </w:t>
      </w:r>
      <w:proofErr w:type="spellStart"/>
      <w:r>
        <w:t>undefined</w:t>
      </w:r>
      <w:proofErr w:type="spellEnd"/>
      <w:r>
        <w:t>.</w:t>
      </w:r>
    </w:p>
    <w:p w14:paraId="3B88F141" w14:textId="0F9C2CD9" w:rsidR="00177CC9" w:rsidRPr="00983A12" w:rsidRDefault="00177CC9"/>
    <w:p w14:paraId="75713953" w14:textId="7547214A" w:rsidR="00177CC9" w:rsidRPr="00983A12" w:rsidRDefault="008F71CF">
      <w:proofErr w:type="spellStart"/>
      <w:proofErr w:type="gramStart"/>
      <w:r w:rsidRPr="008F71CF">
        <w:t>array.forEach</w:t>
      </w:r>
      <w:proofErr w:type="spellEnd"/>
      <w:proofErr w:type="gramEnd"/>
      <w:r w:rsidRPr="008F71CF">
        <w:t>(</w:t>
      </w:r>
      <w:proofErr w:type="spellStart"/>
      <w:r w:rsidRPr="008F71CF">
        <w:t>function</w:t>
      </w:r>
      <w:proofErr w:type="spellEnd"/>
      <w:r w:rsidRPr="008F71CF">
        <w:t xml:space="preserve">(), </w:t>
      </w:r>
      <w:proofErr w:type="spellStart"/>
      <w:r w:rsidRPr="008F71CF">
        <w:t>thisArg</w:t>
      </w:r>
      <w:proofErr w:type="spellEnd"/>
      <w:r w:rsidRPr="008F71CF">
        <w:t>)</w:t>
      </w:r>
    </w:p>
    <w:p w14:paraId="0DB3A8A7" w14:textId="4059D699" w:rsidR="00177CC9" w:rsidRPr="00983A12" w:rsidRDefault="00177CC9"/>
    <w:p w14:paraId="12034908" w14:textId="77777777" w:rsidR="008F71CF" w:rsidRDefault="008F71CF" w:rsidP="008F71CF">
      <w:pPr>
        <w:spacing w:after="0" w:line="240" w:lineRule="exact"/>
      </w:pPr>
      <w:r>
        <w:t xml:space="preserve">La función, que recibe como argumento el método </w:t>
      </w:r>
      <w:proofErr w:type="spellStart"/>
      <w:r>
        <w:t>forEach</w:t>
      </w:r>
      <w:proofErr w:type="spellEnd"/>
      <w:r>
        <w:t>, utiliza tres parámetros opcionales:</w:t>
      </w:r>
    </w:p>
    <w:p w14:paraId="23157799" w14:textId="77777777" w:rsidR="008F71CF" w:rsidRDefault="008F71CF" w:rsidP="008F71CF">
      <w:pPr>
        <w:spacing w:after="0" w:line="240" w:lineRule="exact"/>
      </w:pPr>
    </w:p>
    <w:p w14:paraId="0999EB32" w14:textId="77777777" w:rsidR="008F71CF" w:rsidRDefault="008F71CF" w:rsidP="008F71CF">
      <w:pPr>
        <w:spacing w:after="0" w:line="240" w:lineRule="exact"/>
      </w:pPr>
      <w:r>
        <w:t>El valor actual del elemento iterado. Es decir, si es la primera iteración, será el primer elemento, y así sucesivamente.</w:t>
      </w:r>
    </w:p>
    <w:p w14:paraId="70E0A2FF" w14:textId="77777777" w:rsidR="008F71CF" w:rsidRDefault="008F71CF" w:rsidP="008F71CF">
      <w:pPr>
        <w:spacing w:after="0" w:line="240" w:lineRule="exact"/>
      </w:pPr>
      <w:r>
        <w:t>El índice del elemento iterado. Es decir, si es la primera iteración, será el índice 0, y así sucesivamente.</w:t>
      </w:r>
    </w:p>
    <w:p w14:paraId="518A93CE" w14:textId="74D9F590" w:rsidR="00177CC9" w:rsidRPr="00983A12" w:rsidRDefault="008F71CF" w:rsidP="008F71CF">
      <w:pPr>
        <w:spacing w:after="0" w:line="240" w:lineRule="exact"/>
      </w:pPr>
      <w:r>
        <w:t>El array que está iterando.</w:t>
      </w:r>
    </w:p>
    <w:p w14:paraId="7C7B75AD" w14:textId="275E5DA4" w:rsidR="00177CC9" w:rsidRPr="00983A12" w:rsidRDefault="00177CC9"/>
    <w:p w14:paraId="6A3B36B7" w14:textId="43032B5A" w:rsidR="00177CC9" w:rsidRPr="008F71CF" w:rsidRDefault="008F71CF">
      <w:pPr>
        <w:rPr>
          <w:lang w:val="en-US"/>
        </w:rPr>
      </w:pPr>
      <w:proofErr w:type="spellStart"/>
      <w:proofErr w:type="gramStart"/>
      <w:r w:rsidRPr="008F71CF">
        <w:rPr>
          <w:lang w:val="en-US"/>
        </w:rPr>
        <w:t>array.forEach</w:t>
      </w:r>
      <w:proofErr w:type="spellEnd"/>
      <w:proofErr w:type="gramEnd"/>
      <w:r w:rsidRPr="008F71CF">
        <w:rPr>
          <w:lang w:val="en-US"/>
        </w:rPr>
        <w:t>(function(element, index, array))</w:t>
      </w:r>
    </w:p>
    <w:p w14:paraId="5F6DED72" w14:textId="173B2494" w:rsidR="00177CC9" w:rsidRPr="008F71CF" w:rsidRDefault="00177CC9">
      <w:pPr>
        <w:rPr>
          <w:lang w:val="en-US"/>
        </w:rPr>
      </w:pPr>
    </w:p>
    <w:p w14:paraId="279691F4" w14:textId="7C491A01" w:rsidR="00CC020C" w:rsidRPr="00CC020C" w:rsidRDefault="00CC020C" w:rsidP="00CC020C">
      <w:pPr>
        <w:rPr>
          <w:b/>
          <w:bCs/>
        </w:rPr>
      </w:pPr>
      <w:r w:rsidRPr="00CC020C">
        <w:rPr>
          <w:b/>
          <w:bCs/>
        </w:rPr>
        <w:t>P</w:t>
      </w:r>
      <w:r w:rsidRPr="00CC020C">
        <w:rPr>
          <w:b/>
          <w:bCs/>
        </w:rPr>
        <w:t xml:space="preserve">ractiquemos el uso del método </w:t>
      </w:r>
      <w:proofErr w:type="spellStart"/>
      <w:r w:rsidRPr="00CC020C">
        <w:rPr>
          <w:b/>
          <w:bCs/>
        </w:rPr>
        <w:t>forEach</w:t>
      </w:r>
      <w:proofErr w:type="spellEnd"/>
    </w:p>
    <w:p w14:paraId="5669FB75" w14:textId="77777777" w:rsidR="00CC020C" w:rsidRDefault="00CC020C" w:rsidP="00CC020C">
      <w:pPr>
        <w:spacing w:after="0" w:line="240" w:lineRule="exact"/>
      </w:pPr>
      <w:r>
        <w:t xml:space="preserve">Utilicemos el array </w:t>
      </w:r>
      <w:proofErr w:type="spellStart"/>
      <w:r>
        <w:t>articulos</w:t>
      </w:r>
      <w:proofErr w:type="spellEnd"/>
      <w:r>
        <w:t xml:space="preserve"> que definimos para mostrar todos los artículos.</w:t>
      </w:r>
    </w:p>
    <w:p w14:paraId="52F70666" w14:textId="535D1857" w:rsidR="00177CC9" w:rsidRPr="00CC020C" w:rsidRDefault="00CC020C" w:rsidP="00CC020C">
      <w:pPr>
        <w:spacing w:after="0" w:line="240" w:lineRule="exact"/>
      </w:pPr>
      <w:r>
        <w:t xml:space="preserve">Entonces utilizamos el método </w:t>
      </w:r>
      <w:proofErr w:type="spellStart"/>
      <w:r>
        <w:t>forEach</w:t>
      </w:r>
      <w:proofErr w:type="spellEnd"/>
      <w:r>
        <w:t xml:space="preserve"> y que ejecute la función console.log para cada uno de los elementos. Recuerda que el primer parámetro de la función </w:t>
      </w:r>
      <w:proofErr w:type="spellStart"/>
      <w:r>
        <w:t>callback</w:t>
      </w:r>
      <w:proofErr w:type="spellEnd"/>
      <w:r>
        <w:t xml:space="preserve"> es cada uno de los elementos del array.</w:t>
      </w:r>
    </w:p>
    <w:p w14:paraId="21089985" w14:textId="61F6343E" w:rsidR="00177CC9" w:rsidRPr="00CC020C" w:rsidRDefault="00177CC9"/>
    <w:p w14:paraId="3D3F1FD1" w14:textId="39B460FB" w:rsidR="00177CC9" w:rsidRPr="00CC020C" w:rsidRDefault="00177CC9"/>
    <w:p w14:paraId="57F93EAB" w14:textId="0FE61CE3" w:rsidR="00177CC9" w:rsidRPr="00CC020C" w:rsidRDefault="00177CC9"/>
    <w:p w14:paraId="09EEE01F" w14:textId="2C18CCD2" w:rsidR="00177CC9" w:rsidRPr="00CC020C" w:rsidRDefault="00177CC9"/>
    <w:p w14:paraId="4E7659AC" w14:textId="2D5AFCF8" w:rsidR="00177CC9" w:rsidRPr="00CC020C" w:rsidRDefault="00177CC9"/>
    <w:p w14:paraId="16A775A3" w14:textId="3158A2E4" w:rsidR="00177CC9" w:rsidRPr="00CC020C" w:rsidRDefault="00177CC9"/>
    <w:p w14:paraId="7B666D43" w14:textId="77777777" w:rsidR="00F40745" w:rsidRDefault="00F40745" w:rsidP="00F40745">
      <w:pPr>
        <w:spacing w:after="0" w:line="240" w:lineRule="exact"/>
      </w:pPr>
      <w:proofErr w:type="spellStart"/>
      <w:proofErr w:type="gramStart"/>
      <w:r>
        <w:t>articulos.forEach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(articulo) {</w:t>
      </w:r>
    </w:p>
    <w:p w14:paraId="237AAE55" w14:textId="77777777" w:rsidR="00F40745" w:rsidRDefault="00F40745" w:rsidP="00F40745">
      <w:pPr>
        <w:spacing w:after="0" w:line="240" w:lineRule="exact"/>
      </w:pPr>
      <w:r>
        <w:t xml:space="preserve">  console.log(articulo)</w:t>
      </w:r>
    </w:p>
    <w:p w14:paraId="347ECA9F" w14:textId="77777777" w:rsidR="00F40745" w:rsidRDefault="00F40745" w:rsidP="00F40745">
      <w:pPr>
        <w:spacing w:after="0" w:line="240" w:lineRule="exact"/>
      </w:pPr>
      <w:r>
        <w:t>})</w:t>
      </w:r>
    </w:p>
    <w:p w14:paraId="7F300422" w14:textId="77777777" w:rsidR="00F40745" w:rsidRDefault="00F40745" w:rsidP="00F40745">
      <w:pPr>
        <w:spacing w:after="0" w:line="240" w:lineRule="exact"/>
      </w:pPr>
      <w:r>
        <w:t xml:space="preserve">/* </w:t>
      </w:r>
    </w:p>
    <w:p w14:paraId="701B8C67" w14:textId="77777777" w:rsidR="00F40745" w:rsidRDefault="00F40745" w:rsidP="00F40745">
      <w:pPr>
        <w:spacing w:after="0" w:line="240" w:lineRule="exact"/>
      </w:pPr>
      <w:proofErr w:type="gramStart"/>
      <w:r>
        <w:t>{ nombre</w:t>
      </w:r>
      <w:proofErr w:type="gramEnd"/>
      <w:r>
        <w:t>: 'Bici', costo: 3000 }</w:t>
      </w:r>
    </w:p>
    <w:p w14:paraId="6BE63597" w14:textId="77777777" w:rsidR="00F40745" w:rsidRDefault="00F40745" w:rsidP="00F40745">
      <w:pPr>
        <w:spacing w:after="0" w:line="240" w:lineRule="exact"/>
      </w:pPr>
      <w:proofErr w:type="gramStart"/>
      <w:r>
        <w:t>{ nombre</w:t>
      </w:r>
      <w:proofErr w:type="gramEnd"/>
      <w:r>
        <w:t>: 'TV', costo: 2500 }</w:t>
      </w:r>
    </w:p>
    <w:p w14:paraId="79A2CA87" w14:textId="77777777" w:rsidR="00F40745" w:rsidRDefault="00F40745" w:rsidP="00F40745">
      <w:pPr>
        <w:spacing w:after="0" w:line="240" w:lineRule="exact"/>
      </w:pPr>
      <w:r>
        <w:t>...</w:t>
      </w:r>
    </w:p>
    <w:p w14:paraId="754093CD" w14:textId="77777777" w:rsidR="00F40745" w:rsidRDefault="00F40745" w:rsidP="00F40745">
      <w:pPr>
        <w:spacing w:after="0" w:line="240" w:lineRule="exact"/>
      </w:pPr>
      <w:proofErr w:type="gramStart"/>
      <w:r>
        <w:t>{ nombre</w:t>
      </w:r>
      <w:proofErr w:type="gramEnd"/>
      <w:r>
        <w:t>: '</w:t>
      </w:r>
      <w:proofErr w:type="spellStart"/>
      <w:r>
        <w:t>Audifonos</w:t>
      </w:r>
      <w:proofErr w:type="spellEnd"/>
      <w:r>
        <w:t>', costo: 1700 }</w:t>
      </w:r>
    </w:p>
    <w:p w14:paraId="306DD2E8" w14:textId="49731BEE" w:rsidR="00177CC9" w:rsidRPr="00CC020C" w:rsidRDefault="00F40745" w:rsidP="00F40745">
      <w:pPr>
        <w:spacing w:after="0" w:line="240" w:lineRule="exact"/>
      </w:pPr>
      <w:r>
        <w:t>*/</w:t>
      </w:r>
    </w:p>
    <w:p w14:paraId="50E2AF4D" w14:textId="236BFD1C" w:rsidR="00177CC9" w:rsidRPr="00CC020C" w:rsidRDefault="00177CC9"/>
    <w:p w14:paraId="43EF1C87" w14:textId="77777777" w:rsidR="0024782E" w:rsidRPr="0024782E" w:rsidRDefault="0024782E" w:rsidP="0024782E">
      <w:pPr>
        <w:rPr>
          <w:b/>
          <w:bCs/>
        </w:rPr>
      </w:pPr>
      <w:r w:rsidRPr="0024782E">
        <w:rPr>
          <w:b/>
          <w:bCs/>
        </w:rPr>
        <w:t xml:space="preserve">Cómo utilizar el método </w:t>
      </w:r>
      <w:proofErr w:type="spellStart"/>
      <w:r w:rsidRPr="0024782E">
        <w:rPr>
          <w:b/>
          <w:bCs/>
        </w:rPr>
        <w:t>some</w:t>
      </w:r>
      <w:proofErr w:type="spellEnd"/>
    </w:p>
    <w:p w14:paraId="47263797" w14:textId="77777777" w:rsidR="0024782E" w:rsidRDefault="0024782E" w:rsidP="0024782E">
      <w:r>
        <w:t xml:space="preserve">El método </w:t>
      </w:r>
      <w:proofErr w:type="spellStart"/>
      <w:r>
        <w:t>somees</w:t>
      </w:r>
      <w:proofErr w:type="spellEnd"/>
      <w:r>
        <w:t xml:space="preserve"> inmutable y consiste retornar un valor lógico verdadero si existe al menos un elemento que cumpla la condición establecida en la función (</w:t>
      </w:r>
      <w:proofErr w:type="spellStart"/>
      <w:r>
        <w:t>callback</w:t>
      </w:r>
      <w:proofErr w:type="spellEnd"/>
      <w:r>
        <w:t>).</w:t>
      </w:r>
    </w:p>
    <w:p w14:paraId="59470DE0" w14:textId="77777777" w:rsidR="0024782E" w:rsidRDefault="0024782E" w:rsidP="0024782E">
      <w:r>
        <w:t xml:space="preserve">El método </w:t>
      </w:r>
      <w:proofErr w:type="spellStart"/>
      <w:r>
        <w:t>some</w:t>
      </w:r>
      <w:proofErr w:type="spellEnd"/>
      <w:r>
        <w:t xml:space="preserve"> recibe dos argumentos:</w:t>
      </w:r>
    </w:p>
    <w:p w14:paraId="2201E374" w14:textId="77777777" w:rsidR="0024782E" w:rsidRDefault="0024782E" w:rsidP="0024782E">
      <w:r>
        <w:t>La función que itera y evalúa cada elemento del array hasta que al menos uno cumpla con la condición especificada (obligatorio).</w:t>
      </w:r>
    </w:p>
    <w:p w14:paraId="00D9DEC3" w14:textId="3D7F95D5" w:rsidR="00177CC9" w:rsidRPr="00CC020C" w:rsidRDefault="0024782E" w:rsidP="0024782E">
      <w:r>
        <w:t xml:space="preserve">Un objeto al que puede hacer referencia el contexto </w:t>
      </w:r>
      <w:proofErr w:type="spellStart"/>
      <w:r>
        <w:t>this</w:t>
      </w:r>
      <w:proofErr w:type="spellEnd"/>
      <w:r>
        <w:t xml:space="preserve"> en la función. Si se lo omite, será </w:t>
      </w:r>
      <w:proofErr w:type="spellStart"/>
      <w:r>
        <w:t>undefined</w:t>
      </w:r>
      <w:proofErr w:type="spellEnd"/>
      <w:r>
        <w:t>.</w:t>
      </w:r>
    </w:p>
    <w:p w14:paraId="576549B4" w14:textId="63C95BE6" w:rsidR="00177CC9" w:rsidRPr="00CC020C" w:rsidRDefault="00177CC9"/>
    <w:p w14:paraId="3312D7B0" w14:textId="74E9457D" w:rsidR="00177CC9" w:rsidRPr="00CC020C" w:rsidRDefault="00177CC9"/>
    <w:p w14:paraId="48AA7F32" w14:textId="77777777" w:rsidR="0024782E" w:rsidRPr="0024782E" w:rsidRDefault="0024782E" w:rsidP="0024782E">
      <w:p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A modo de recopilación:</w:t>
      </w:r>
    </w:p>
    <w:p w14:paraId="4FDE747C" w14:textId="77777777" w:rsidR="0024782E" w:rsidRPr="0024782E" w:rsidRDefault="0024782E" w:rsidP="0024782E">
      <w:pPr>
        <w:numPr>
          <w:ilvl w:val="0"/>
          <w:numId w:val="7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spellStart"/>
      <w:proofErr w:type="gramStart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find</w:t>
      </w:r>
      <w:proofErr w:type="spellEnd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(</w:t>
      </w:r>
      <w:proofErr w:type="gramEnd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)</w:t>
      </w: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: Devuelve </w:t>
      </w:r>
      <w:ins w:id="3" w:author="Unknown">
        <w:r w:rsidRPr="0024782E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>el primer elemento</w:t>
        </w:r>
      </w:ins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del array que cumpla con la condición dada</w:t>
      </w:r>
    </w:p>
    <w:p w14:paraId="2427924A" w14:textId="77777777" w:rsidR="0024782E" w:rsidRPr="0024782E" w:rsidRDefault="0024782E" w:rsidP="0024782E">
      <w:pPr>
        <w:numPr>
          <w:ilvl w:val="0"/>
          <w:numId w:val="7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spellStart"/>
      <w:proofErr w:type="gramStart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foreach</w:t>
      </w:r>
      <w:proofErr w:type="spellEnd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(</w:t>
      </w:r>
      <w:proofErr w:type="gramEnd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)</w:t>
      </w: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: Ejecuta lo que le definamos una vez por cada elemento de nuestro array</w:t>
      </w:r>
    </w:p>
    <w:p w14:paraId="1D23E12C" w14:textId="77777777" w:rsidR="0024782E" w:rsidRPr="0024782E" w:rsidRDefault="0024782E" w:rsidP="0024782E">
      <w:pPr>
        <w:numPr>
          <w:ilvl w:val="0"/>
          <w:numId w:val="7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spellStart"/>
      <w:proofErr w:type="gramStart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some</w:t>
      </w:r>
      <w:proofErr w:type="spellEnd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(</w:t>
      </w:r>
      <w:proofErr w:type="gramEnd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)</w:t>
      </w: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: Comprueba si al menos un elemento del array cumple con la condición que le damos</w:t>
      </w:r>
    </w:p>
    <w:p w14:paraId="048228FC" w14:textId="77777777" w:rsidR="0024782E" w:rsidRPr="0024782E" w:rsidRDefault="0024782E" w:rsidP="0024782E">
      <w:pPr>
        <w:numPr>
          <w:ilvl w:val="0"/>
          <w:numId w:val="7"/>
        </w:numPr>
        <w:shd w:val="clear" w:color="auto" w:fill="24385B"/>
        <w:spacing w:after="0" w:line="240" w:lineRule="auto"/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</w:pPr>
      <w:proofErr w:type="spellStart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filter</w:t>
      </w:r>
      <w:proofErr w:type="spellEnd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t>()</w:t>
      </w: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: Devuelve </w:t>
      </w:r>
      <w:ins w:id="4" w:author="Unknown">
        <w:r w:rsidRPr="0024782E">
          <w:rPr>
            <w:rFonts w:ascii="Roboto" w:eastAsia="Times New Roman" w:hAnsi="Roboto" w:cs="Times New Roman"/>
            <w:color w:val="EFF3F8"/>
            <w:sz w:val="21"/>
            <w:szCs w:val="21"/>
            <w:lang w:eastAsia="es-CO"/>
          </w:rPr>
          <w:t>todos los elementos</w:t>
        </w:r>
      </w:ins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del array que cumplan con la condición dada</w:t>
      </w: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br/>
        <w:t>Acá te dejo la documentación de cada uno: </w:t>
      </w:r>
      <w:proofErr w:type="spellStart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begin"/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instrText xml:space="preserve"> HYPERLINK "https://developer.mozilla.org/es/docs/Web/JavaScript/Referencia/Objetos_globales/Array/find" \t "_blank" </w:instrText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separate"/>
      </w:r>
      <w:r w:rsidRPr="0024782E">
        <w:rPr>
          <w:rFonts w:ascii="Roboto" w:eastAsia="Times New Roman" w:hAnsi="Roboto" w:cs="Times New Roman"/>
          <w:b/>
          <w:bCs/>
          <w:color w:val="33B1FF"/>
          <w:sz w:val="21"/>
          <w:szCs w:val="21"/>
          <w:u w:val="single"/>
          <w:lang w:eastAsia="es-CO"/>
        </w:rPr>
        <w:t>find</w:t>
      </w:r>
      <w:proofErr w:type="spellEnd"/>
      <w:r w:rsidRPr="0024782E">
        <w:rPr>
          <w:rFonts w:ascii="Roboto" w:eastAsia="Times New Roman" w:hAnsi="Roboto" w:cs="Times New Roman"/>
          <w:b/>
          <w:bCs/>
          <w:color w:val="33B1FF"/>
          <w:sz w:val="21"/>
          <w:szCs w:val="21"/>
          <w:u w:val="single"/>
          <w:lang w:eastAsia="es-CO"/>
        </w:rPr>
        <w:t>()</w:t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end"/>
      </w: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- </w:t>
      </w:r>
      <w:proofErr w:type="spellStart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begin"/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instrText xml:space="preserve"> HYPERLINK "https://developer.mozilla.org/es/docs/Web/JavaScript/Referencia/Objetos_globales/Array/forEach" \t "_blank" </w:instrText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separate"/>
      </w:r>
      <w:r w:rsidRPr="0024782E">
        <w:rPr>
          <w:rFonts w:ascii="Roboto" w:eastAsia="Times New Roman" w:hAnsi="Roboto" w:cs="Times New Roman"/>
          <w:b/>
          <w:bCs/>
          <w:color w:val="33B1FF"/>
          <w:sz w:val="21"/>
          <w:szCs w:val="21"/>
          <w:u w:val="single"/>
          <w:lang w:eastAsia="es-CO"/>
        </w:rPr>
        <w:t>foreach</w:t>
      </w:r>
      <w:proofErr w:type="spellEnd"/>
      <w:r w:rsidRPr="0024782E">
        <w:rPr>
          <w:rFonts w:ascii="Roboto" w:eastAsia="Times New Roman" w:hAnsi="Roboto" w:cs="Times New Roman"/>
          <w:b/>
          <w:bCs/>
          <w:color w:val="33B1FF"/>
          <w:sz w:val="21"/>
          <w:szCs w:val="21"/>
          <w:u w:val="single"/>
          <w:lang w:eastAsia="es-CO"/>
        </w:rPr>
        <w:t>()</w:t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end"/>
      </w: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- </w:t>
      </w:r>
      <w:proofErr w:type="spellStart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begin"/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instrText xml:space="preserve"> HYPERLINK "https://developer.mozilla.org/es/docs/Web/JavaScript/Referencia/Objetos_globales/Array/some" \t "_blank" </w:instrText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separate"/>
      </w:r>
      <w:r w:rsidRPr="0024782E">
        <w:rPr>
          <w:rFonts w:ascii="Roboto" w:eastAsia="Times New Roman" w:hAnsi="Roboto" w:cs="Times New Roman"/>
          <w:b/>
          <w:bCs/>
          <w:color w:val="33B1FF"/>
          <w:sz w:val="21"/>
          <w:szCs w:val="21"/>
          <w:u w:val="single"/>
          <w:lang w:eastAsia="es-CO"/>
        </w:rPr>
        <w:t>some</w:t>
      </w:r>
      <w:proofErr w:type="spellEnd"/>
      <w:r w:rsidRPr="0024782E">
        <w:rPr>
          <w:rFonts w:ascii="Roboto" w:eastAsia="Times New Roman" w:hAnsi="Roboto" w:cs="Times New Roman"/>
          <w:b/>
          <w:bCs/>
          <w:color w:val="33B1FF"/>
          <w:sz w:val="21"/>
          <w:szCs w:val="21"/>
          <w:u w:val="single"/>
          <w:lang w:eastAsia="es-CO"/>
        </w:rPr>
        <w:t>()</w:t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end"/>
      </w:r>
      <w:r w:rsidRPr="0024782E">
        <w:rPr>
          <w:rFonts w:ascii="Roboto" w:eastAsia="Times New Roman" w:hAnsi="Roboto" w:cs="Times New Roman"/>
          <w:color w:val="EFF3F8"/>
          <w:sz w:val="21"/>
          <w:szCs w:val="21"/>
          <w:lang w:eastAsia="es-CO"/>
        </w:rPr>
        <w:t> - </w:t>
      </w:r>
      <w:proofErr w:type="spellStart"/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begin"/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instrText xml:space="preserve"> HYPERLINK "https://developer.mozilla.org/es/docs/Web/JavaScript/Referencia/Objetos_globales/Array/filter" \t "_blank" </w:instrText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separate"/>
      </w:r>
      <w:r w:rsidRPr="0024782E">
        <w:rPr>
          <w:rFonts w:ascii="Roboto" w:eastAsia="Times New Roman" w:hAnsi="Roboto" w:cs="Times New Roman"/>
          <w:b/>
          <w:bCs/>
          <w:color w:val="33B1FF"/>
          <w:sz w:val="21"/>
          <w:szCs w:val="21"/>
          <w:u w:val="single"/>
          <w:lang w:eastAsia="es-CO"/>
        </w:rPr>
        <w:t>filter</w:t>
      </w:r>
      <w:proofErr w:type="spellEnd"/>
      <w:r w:rsidRPr="0024782E">
        <w:rPr>
          <w:rFonts w:ascii="Roboto" w:eastAsia="Times New Roman" w:hAnsi="Roboto" w:cs="Times New Roman"/>
          <w:b/>
          <w:bCs/>
          <w:color w:val="33B1FF"/>
          <w:sz w:val="21"/>
          <w:szCs w:val="21"/>
          <w:u w:val="single"/>
          <w:lang w:eastAsia="es-CO"/>
        </w:rPr>
        <w:t>()</w:t>
      </w:r>
      <w:r w:rsidRPr="0024782E">
        <w:rPr>
          <w:rFonts w:ascii="Roboto" w:eastAsia="Times New Roman" w:hAnsi="Roboto" w:cs="Times New Roman"/>
          <w:b/>
          <w:bCs/>
          <w:color w:val="EFF3F8"/>
          <w:sz w:val="21"/>
          <w:szCs w:val="21"/>
          <w:lang w:eastAsia="es-CO"/>
        </w:rPr>
        <w:fldChar w:fldCharType="end"/>
      </w:r>
    </w:p>
    <w:p w14:paraId="341BC259" w14:textId="27FBA694" w:rsidR="00177CC9" w:rsidRPr="00CC020C" w:rsidRDefault="00177CC9"/>
    <w:p w14:paraId="7C3231DC" w14:textId="03F22A0F" w:rsidR="00177CC9" w:rsidRPr="00CC020C" w:rsidRDefault="00A6614D">
      <w:proofErr w:type="spellStart"/>
      <w:proofErr w:type="gramStart"/>
      <w:r w:rsidRPr="00A6614D">
        <w:t>array.some</w:t>
      </w:r>
      <w:proofErr w:type="spellEnd"/>
      <w:proofErr w:type="gramEnd"/>
      <w:r w:rsidRPr="00A6614D">
        <w:t>(</w:t>
      </w:r>
      <w:proofErr w:type="spellStart"/>
      <w:r w:rsidRPr="00A6614D">
        <w:t>function</w:t>
      </w:r>
      <w:proofErr w:type="spellEnd"/>
      <w:r w:rsidRPr="00A6614D">
        <w:t xml:space="preserve">(), </w:t>
      </w:r>
      <w:proofErr w:type="spellStart"/>
      <w:r w:rsidRPr="00A6614D">
        <w:t>thisArg</w:t>
      </w:r>
      <w:proofErr w:type="spellEnd"/>
      <w:r w:rsidRPr="00A6614D">
        <w:t>)</w:t>
      </w:r>
    </w:p>
    <w:p w14:paraId="6EFEE4CD" w14:textId="439C6EC7" w:rsidR="00177CC9" w:rsidRPr="00CC020C" w:rsidRDefault="00177CC9"/>
    <w:p w14:paraId="12D3732B" w14:textId="77777777" w:rsidR="00A6614D" w:rsidRDefault="00A6614D" w:rsidP="00A6614D">
      <w:r>
        <w:t xml:space="preserve">La función, que recibe como argumento el método </w:t>
      </w:r>
      <w:proofErr w:type="spellStart"/>
      <w:r>
        <w:t>some</w:t>
      </w:r>
      <w:proofErr w:type="spellEnd"/>
      <w:r>
        <w:t>, utiliza tres parámetros:</w:t>
      </w:r>
    </w:p>
    <w:p w14:paraId="78895719" w14:textId="77777777" w:rsidR="00A6614D" w:rsidRDefault="00A6614D" w:rsidP="00A6614D">
      <w:r>
        <w:t>El valor actual del elemento iterado. Es decir, si es la primera iteración, será el primer elemento, y así sucesivamente.</w:t>
      </w:r>
    </w:p>
    <w:p w14:paraId="47DF4A40" w14:textId="77777777" w:rsidR="00A6614D" w:rsidRDefault="00A6614D" w:rsidP="00A6614D">
      <w:r>
        <w:t>El índice del elemento iterado. Es decir, si es la primera iteración, será el índice 0, y así sucesivamente.</w:t>
      </w:r>
    </w:p>
    <w:p w14:paraId="6352AE1E" w14:textId="5C304FF1" w:rsidR="00177CC9" w:rsidRPr="00CC020C" w:rsidRDefault="00A6614D" w:rsidP="00A6614D">
      <w:r>
        <w:t>El array que está iterando.</w:t>
      </w:r>
    </w:p>
    <w:p w14:paraId="60C92213" w14:textId="7968C4A7" w:rsidR="00177CC9" w:rsidRPr="00A6614D" w:rsidRDefault="00A6614D">
      <w:pPr>
        <w:rPr>
          <w:lang w:val="en-US"/>
        </w:rPr>
      </w:pPr>
      <w:proofErr w:type="spellStart"/>
      <w:proofErr w:type="gramStart"/>
      <w:r w:rsidRPr="00A6614D">
        <w:rPr>
          <w:lang w:val="en-US"/>
        </w:rPr>
        <w:lastRenderedPageBreak/>
        <w:t>array.some</w:t>
      </w:r>
      <w:proofErr w:type="spellEnd"/>
      <w:proofErr w:type="gramEnd"/>
      <w:r w:rsidRPr="00A6614D">
        <w:rPr>
          <w:lang w:val="en-US"/>
        </w:rPr>
        <w:t>(function(element, index, array))</w:t>
      </w:r>
    </w:p>
    <w:p w14:paraId="1FCFD55E" w14:textId="77777777" w:rsidR="00177CC9" w:rsidRPr="00A6614D" w:rsidRDefault="00177CC9">
      <w:pPr>
        <w:rPr>
          <w:lang w:val="en-US"/>
        </w:rPr>
      </w:pPr>
    </w:p>
    <w:p w14:paraId="2D9AF199" w14:textId="77777777" w:rsidR="00A6614D" w:rsidRPr="00A6614D" w:rsidRDefault="00A6614D" w:rsidP="00A6614D">
      <w:pPr>
        <w:rPr>
          <w:b/>
          <w:bCs/>
        </w:rPr>
      </w:pPr>
      <w:r w:rsidRPr="00A6614D">
        <w:rPr>
          <w:b/>
          <w:bCs/>
        </w:rPr>
        <w:t xml:space="preserve">Practiquemos el uso del método </w:t>
      </w:r>
      <w:proofErr w:type="spellStart"/>
      <w:r w:rsidRPr="00A6614D">
        <w:rPr>
          <w:b/>
          <w:bCs/>
        </w:rPr>
        <w:t>some</w:t>
      </w:r>
      <w:proofErr w:type="spellEnd"/>
    </w:p>
    <w:p w14:paraId="2C335240" w14:textId="77777777" w:rsidR="00A6614D" w:rsidRDefault="00A6614D" w:rsidP="00A6614D">
      <w:r>
        <w:t xml:space="preserve">Utilicemos el array </w:t>
      </w:r>
      <w:proofErr w:type="spellStart"/>
      <w:r>
        <w:t>articulos</w:t>
      </w:r>
      <w:proofErr w:type="spellEnd"/>
      <w:r>
        <w:t xml:space="preserve"> que definimos para saber si existe al menos un artículo con el costo menor o igual que 700.</w:t>
      </w:r>
    </w:p>
    <w:p w14:paraId="0B6BA7E8" w14:textId="0A0F92D8" w:rsidR="0020110B" w:rsidRPr="00A6614D" w:rsidRDefault="00A6614D" w:rsidP="00A6614D">
      <w:r>
        <w:t xml:space="preserve">Entonces utilizamos el método </w:t>
      </w:r>
      <w:proofErr w:type="spellStart"/>
      <w:r>
        <w:t>some</w:t>
      </w:r>
      <w:proofErr w:type="spellEnd"/>
      <w:r>
        <w:t xml:space="preserve"> que retorne la condición que necesitamos. Recuerda que el primer parámetro de la función </w:t>
      </w:r>
      <w:proofErr w:type="spellStart"/>
      <w:r>
        <w:t>callback</w:t>
      </w:r>
      <w:proofErr w:type="spellEnd"/>
      <w:r>
        <w:t xml:space="preserve"> es cada uno de los elementos del array.</w:t>
      </w:r>
    </w:p>
    <w:p w14:paraId="153EB77C" w14:textId="2211BE81" w:rsidR="0020110B" w:rsidRPr="00A6614D" w:rsidRDefault="0020110B"/>
    <w:p w14:paraId="0D1884C7" w14:textId="77777777" w:rsidR="00A6614D" w:rsidRDefault="00A6614D" w:rsidP="00A6614D">
      <w:pPr>
        <w:spacing w:after="0" w:line="240" w:lineRule="exact"/>
      </w:pPr>
      <w:proofErr w:type="spellStart"/>
      <w:r>
        <w:t>var</w:t>
      </w:r>
      <w:proofErr w:type="spellEnd"/>
      <w:r>
        <w:t xml:space="preserve"> </w:t>
      </w:r>
      <w:proofErr w:type="spellStart"/>
      <w:r>
        <w:t>existeArticulo</w:t>
      </w:r>
      <w:proofErr w:type="spellEnd"/>
      <w:r>
        <w:t xml:space="preserve"> = </w:t>
      </w:r>
      <w:proofErr w:type="spellStart"/>
      <w:proofErr w:type="gramStart"/>
      <w:r>
        <w:t>articulos.some</w:t>
      </w:r>
      <w:proofErr w:type="spellEnd"/>
      <w:proofErr w:type="gramEnd"/>
      <w:r>
        <w:t>(</w:t>
      </w:r>
      <w:proofErr w:type="spellStart"/>
      <w:r>
        <w:t>function</w:t>
      </w:r>
      <w:proofErr w:type="spellEnd"/>
      <w:r>
        <w:t xml:space="preserve"> (articulo) {</w:t>
      </w:r>
    </w:p>
    <w:p w14:paraId="00AA8D41" w14:textId="77777777" w:rsidR="00A6614D" w:rsidRDefault="00A6614D" w:rsidP="00A6614D">
      <w:pPr>
        <w:spacing w:after="0" w:line="240" w:lineRule="exact"/>
      </w:pPr>
      <w:r>
        <w:t xml:space="preserve">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articulo.costo</w:t>
      </w:r>
      <w:proofErr w:type="spellEnd"/>
      <w:proofErr w:type="gramEnd"/>
      <w:r>
        <w:t xml:space="preserve"> &lt;= 700</w:t>
      </w:r>
    </w:p>
    <w:p w14:paraId="29F9AA9D" w14:textId="77777777" w:rsidR="00A6614D" w:rsidRDefault="00A6614D" w:rsidP="00A6614D">
      <w:pPr>
        <w:spacing w:after="0" w:line="240" w:lineRule="exact"/>
      </w:pPr>
      <w:r>
        <w:t>})</w:t>
      </w:r>
    </w:p>
    <w:p w14:paraId="1DC62605" w14:textId="6A13251F" w:rsidR="0020110B" w:rsidRPr="00A6614D" w:rsidRDefault="00A6614D" w:rsidP="00A6614D">
      <w:pPr>
        <w:spacing w:after="0" w:line="240" w:lineRule="exact"/>
      </w:pPr>
      <w:r>
        <w:t>console.log(</w:t>
      </w:r>
      <w:proofErr w:type="spellStart"/>
      <w:r>
        <w:t>existeArticulo</w:t>
      </w:r>
      <w:proofErr w:type="spellEnd"/>
      <w:r>
        <w:t>) // true</w:t>
      </w:r>
    </w:p>
    <w:p w14:paraId="7AF92C40" w14:textId="44238A76" w:rsidR="00E37ED3" w:rsidRPr="00A6614D" w:rsidRDefault="00E37ED3"/>
    <w:p w14:paraId="2283AA69" w14:textId="3F0FFBEA" w:rsidR="00E37ED3" w:rsidRPr="00A6614D" w:rsidRDefault="00E37ED3"/>
    <w:p w14:paraId="63401C2C" w14:textId="6F215ABC" w:rsidR="00CC020C" w:rsidRPr="0052345B" w:rsidRDefault="0052345B">
      <w:pPr>
        <w:rPr>
          <w:b/>
          <w:bCs/>
          <w:sz w:val="28"/>
          <w:szCs w:val="28"/>
        </w:rPr>
      </w:pPr>
      <w:r w:rsidRPr="0052345B">
        <w:rPr>
          <w:b/>
          <w:bCs/>
          <w:sz w:val="28"/>
          <w:szCs w:val="28"/>
        </w:rPr>
        <w:t>Eliminando elementos de un Array</w:t>
      </w:r>
    </w:p>
    <w:p w14:paraId="7A1E5828" w14:textId="22EB8DE4" w:rsidR="00CC020C" w:rsidRPr="00A6614D" w:rsidRDefault="002B7747">
      <w:r w:rsidRPr="002B7747">
        <w:t xml:space="preserve">l </w:t>
      </w:r>
      <w:proofErr w:type="gramStart"/>
      <w:r w:rsidRPr="002B7747">
        <w:t>método .</w:t>
      </w:r>
      <w:proofErr w:type="spellStart"/>
      <w:r w:rsidRPr="002B7747">
        <w:t>push</w:t>
      </w:r>
      <w:proofErr w:type="spellEnd"/>
      <w:proofErr w:type="gramEnd"/>
      <w:r w:rsidRPr="002B7747">
        <w:t xml:space="preserve">() nos permite agregar uno o más elementos al final de un array. A </w:t>
      </w:r>
      <w:proofErr w:type="gramStart"/>
      <w:r w:rsidRPr="002B7747">
        <w:t>continuación</w:t>
      </w:r>
      <w:proofErr w:type="gramEnd"/>
      <w:r w:rsidRPr="002B7747">
        <w:t xml:space="preserve"> veremos un ejemplo aplicado con un array que contiene números:</w:t>
      </w:r>
    </w:p>
    <w:p w14:paraId="33ADFAB2" w14:textId="6842E2C3" w:rsidR="00CC020C" w:rsidRPr="00A6614D" w:rsidRDefault="002B7747">
      <w:r>
        <w:rPr>
          <w:noProof/>
        </w:rPr>
        <w:drawing>
          <wp:inline distT="0" distB="0" distL="0" distR="0" wp14:anchorId="28037F6E" wp14:editId="67BCE018">
            <wp:extent cx="2895923" cy="1271666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81" cy="127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1327" w14:textId="51FAD617" w:rsidR="00CC020C" w:rsidRPr="00A6614D" w:rsidRDefault="002B7747">
      <w:r w:rsidRPr="002B7747">
        <w:t xml:space="preserve">Ahora revisemos un ejemplo con </w:t>
      </w:r>
      <w:proofErr w:type="spellStart"/>
      <w:r w:rsidRPr="002B7747">
        <w:t>strings</w:t>
      </w:r>
      <w:proofErr w:type="spellEnd"/>
      <w:r w:rsidRPr="002B7747">
        <w:t>:</w:t>
      </w:r>
    </w:p>
    <w:p w14:paraId="3A354FF7" w14:textId="19F45238" w:rsidR="00CC020C" w:rsidRPr="00A6614D" w:rsidRDefault="00A6708D">
      <w:r>
        <w:rPr>
          <w:noProof/>
        </w:rPr>
        <w:drawing>
          <wp:inline distT="0" distB="0" distL="0" distR="0" wp14:anchorId="536632EE" wp14:editId="2A6181C9">
            <wp:extent cx="3301365" cy="1745615"/>
            <wp:effectExtent l="0" t="0" r="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A032" w14:textId="598A8A6F" w:rsidR="00CC020C" w:rsidRPr="00A6614D" w:rsidRDefault="00CC020C"/>
    <w:p w14:paraId="32EDB039" w14:textId="638E43C3" w:rsidR="00CC020C" w:rsidRPr="00A6614D" w:rsidRDefault="00CC020C"/>
    <w:p w14:paraId="63CA6D80" w14:textId="67D7A349" w:rsidR="00CC020C" w:rsidRPr="00A6614D" w:rsidRDefault="00CC020C"/>
    <w:p w14:paraId="56A014EA" w14:textId="564F3657" w:rsidR="00CC020C" w:rsidRPr="00A6614D" w:rsidRDefault="00CC020C"/>
    <w:p w14:paraId="37E47F92" w14:textId="24EDD9AB" w:rsidR="00CC020C" w:rsidRPr="00A6708D" w:rsidRDefault="00A6708D">
      <w:pPr>
        <w:rPr>
          <w:b/>
          <w:bCs/>
        </w:rPr>
      </w:pPr>
      <w:proofErr w:type="gramStart"/>
      <w:r w:rsidRPr="00A6708D">
        <w:rPr>
          <w:b/>
          <w:bCs/>
        </w:rPr>
        <w:t>.shift</w:t>
      </w:r>
      <w:proofErr w:type="gramEnd"/>
      <w:r w:rsidRPr="00A6708D">
        <w:rPr>
          <w:b/>
          <w:bCs/>
        </w:rPr>
        <w:t>()</w:t>
      </w:r>
    </w:p>
    <w:p w14:paraId="74FD021D" w14:textId="70458410" w:rsidR="00CC020C" w:rsidRPr="00A6614D" w:rsidRDefault="00A6708D">
      <w:r w:rsidRPr="00A6708D">
        <w:t xml:space="preserve">donde necesitamos eliminar un elemento del array. </w:t>
      </w:r>
      <w:proofErr w:type="gramStart"/>
      <w:r w:rsidRPr="00A6708D">
        <w:t>.shift</w:t>
      </w:r>
      <w:proofErr w:type="gramEnd"/>
      <w:r w:rsidRPr="00A6708D">
        <w:t>() eliminar el primer elemento de un array, es decir, elimina el elemento que esté en el índice 0.</w:t>
      </w:r>
    </w:p>
    <w:p w14:paraId="2381D29F" w14:textId="617B7FC3" w:rsidR="00CC020C" w:rsidRPr="00A6614D" w:rsidRDefault="00A6708D">
      <w:r>
        <w:rPr>
          <w:noProof/>
        </w:rPr>
        <w:drawing>
          <wp:inline distT="0" distB="0" distL="0" distR="0" wp14:anchorId="15D2D4C1" wp14:editId="1E9EB411">
            <wp:extent cx="3301365" cy="1176020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F268" w14:textId="296F1A54" w:rsidR="00CC020C" w:rsidRDefault="00A6708D">
      <w:r w:rsidRPr="00A6708D">
        <w:t xml:space="preserve">El </w:t>
      </w:r>
      <w:proofErr w:type="gramStart"/>
      <w:r w:rsidRPr="00A6708D">
        <w:t>método .pop</w:t>
      </w:r>
      <w:proofErr w:type="gramEnd"/>
      <w:r w:rsidRPr="00A6708D">
        <w:t>() eliminará el último elemento de un array.</w:t>
      </w:r>
    </w:p>
    <w:p w14:paraId="08BFF35A" w14:textId="5E1F0E19" w:rsidR="00A6708D" w:rsidRPr="00A6614D" w:rsidRDefault="00A6708D">
      <w:r>
        <w:rPr>
          <w:noProof/>
        </w:rPr>
        <w:drawing>
          <wp:inline distT="0" distB="0" distL="0" distR="0" wp14:anchorId="556D6704" wp14:editId="748DC9F7">
            <wp:extent cx="3301365" cy="1042035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A799" w14:textId="67B65AE4" w:rsidR="00CC020C" w:rsidRPr="00A6614D" w:rsidRDefault="00CC020C"/>
    <w:p w14:paraId="59C9D383" w14:textId="2EC43E01" w:rsidR="00CC020C" w:rsidRPr="00A6614D" w:rsidRDefault="00CC020C"/>
    <w:p w14:paraId="398B780B" w14:textId="36890302" w:rsidR="00CC020C" w:rsidRPr="00A6614D" w:rsidRDefault="00CC020C"/>
    <w:p w14:paraId="4145225E" w14:textId="1444444C" w:rsidR="00CC020C" w:rsidRPr="00A6614D" w:rsidRDefault="00CC020C"/>
    <w:p w14:paraId="19FCCA6A" w14:textId="11EDFDD5" w:rsidR="00CC020C" w:rsidRPr="00A6614D" w:rsidRDefault="00CC020C"/>
    <w:p w14:paraId="722F8621" w14:textId="42568F67" w:rsidR="00CC020C" w:rsidRDefault="00CC020C"/>
    <w:p w14:paraId="0DC82F4C" w14:textId="53CB3805" w:rsidR="0052345B" w:rsidRDefault="0052345B"/>
    <w:p w14:paraId="3631079C" w14:textId="11FDC5D0" w:rsidR="0052345B" w:rsidRDefault="0052345B"/>
    <w:p w14:paraId="4F9A83BE" w14:textId="75BCFF4A" w:rsidR="0052345B" w:rsidRDefault="0052345B"/>
    <w:p w14:paraId="6E9AAFF8" w14:textId="3F5DA120" w:rsidR="0052345B" w:rsidRDefault="0052345B"/>
    <w:p w14:paraId="05FB0EFD" w14:textId="0B7AA288" w:rsidR="0052345B" w:rsidRDefault="0052345B"/>
    <w:p w14:paraId="7AB9EBBB" w14:textId="49956B34" w:rsidR="0052345B" w:rsidRDefault="0052345B"/>
    <w:p w14:paraId="043E96EA" w14:textId="70304D7F" w:rsidR="0052345B" w:rsidRDefault="0052345B"/>
    <w:p w14:paraId="0819EDB6" w14:textId="65C11A3C" w:rsidR="0052345B" w:rsidRDefault="0052345B"/>
    <w:p w14:paraId="3C1855B3" w14:textId="0C9C8F12" w:rsidR="0052345B" w:rsidRDefault="0052345B"/>
    <w:p w14:paraId="6D294D40" w14:textId="6485746D" w:rsidR="0052345B" w:rsidRDefault="0052345B"/>
    <w:p w14:paraId="6ED07441" w14:textId="1EF41C68" w:rsidR="0052345B" w:rsidRDefault="0052345B"/>
    <w:p w14:paraId="15F2726A" w14:textId="111BFB91" w:rsidR="002B7747" w:rsidRDefault="002B7747"/>
    <w:p w14:paraId="798E9FD9" w14:textId="6F972E2E" w:rsidR="002B7747" w:rsidRDefault="002B7747"/>
    <w:p w14:paraId="15D39FB6" w14:textId="72A2CC7A" w:rsidR="002B7747" w:rsidRDefault="002B7747"/>
    <w:p w14:paraId="6A8B4979" w14:textId="7C8E892F" w:rsidR="002B7747" w:rsidRDefault="002B7747"/>
    <w:p w14:paraId="0331D54D" w14:textId="29D09CF4" w:rsidR="002B7747" w:rsidRDefault="002B7747"/>
    <w:p w14:paraId="4321F60A" w14:textId="08E8AD5C" w:rsidR="002B7747" w:rsidRDefault="002B7747"/>
    <w:p w14:paraId="614F6016" w14:textId="3D2618A4" w:rsidR="002B7747" w:rsidRDefault="002B7747"/>
    <w:p w14:paraId="798C0D96" w14:textId="0CF234AC" w:rsidR="002B7747" w:rsidRDefault="002B7747"/>
    <w:p w14:paraId="42DB63A8" w14:textId="758AEE35" w:rsidR="002B7747" w:rsidRDefault="002B7747"/>
    <w:p w14:paraId="6DE160B6" w14:textId="7A4810E3" w:rsidR="002B7747" w:rsidRDefault="002B7747"/>
    <w:p w14:paraId="39BCCE86" w14:textId="1B4BC07A" w:rsidR="002B7747" w:rsidRDefault="002B7747"/>
    <w:p w14:paraId="4423BAF9" w14:textId="29C8B435" w:rsidR="002B7747" w:rsidRDefault="002B7747"/>
    <w:p w14:paraId="13B60F40" w14:textId="4A73D45B" w:rsidR="002B7747" w:rsidRDefault="002B7747"/>
    <w:p w14:paraId="58A6732F" w14:textId="049DC0E6" w:rsidR="002B7747" w:rsidRDefault="002B7747"/>
    <w:p w14:paraId="32FDDD78" w14:textId="50261AFC" w:rsidR="002B7747" w:rsidRDefault="002B7747"/>
    <w:p w14:paraId="60E61FF2" w14:textId="77645E0D" w:rsidR="002B7747" w:rsidRDefault="002B7747"/>
    <w:p w14:paraId="60792270" w14:textId="222B1D7F" w:rsidR="002B7747" w:rsidRDefault="002B7747"/>
    <w:p w14:paraId="6B175FCF" w14:textId="7AC37DC2" w:rsidR="002B7747" w:rsidRDefault="002B7747"/>
    <w:p w14:paraId="38BC7B88" w14:textId="31DBD438" w:rsidR="002B7747" w:rsidRDefault="002B7747"/>
    <w:p w14:paraId="59692A94" w14:textId="32935F7C" w:rsidR="002B7747" w:rsidRDefault="002B7747"/>
    <w:p w14:paraId="5AC2EB37" w14:textId="02C68EA7" w:rsidR="002B7747" w:rsidRDefault="002B7747"/>
    <w:p w14:paraId="165B3ED7" w14:textId="77777777" w:rsidR="002B7747" w:rsidRDefault="002B7747"/>
    <w:p w14:paraId="4208EBEC" w14:textId="77777777" w:rsidR="0052345B" w:rsidRPr="00A6614D" w:rsidRDefault="0052345B"/>
    <w:p w14:paraId="039E479C" w14:textId="77777777" w:rsidR="00FE4345" w:rsidRPr="00A6614D" w:rsidRDefault="00FE4345"/>
    <w:p w14:paraId="10862A73" w14:textId="77777777" w:rsidR="004D1256" w:rsidRPr="00A6614D" w:rsidRDefault="004D1256"/>
    <w:p w14:paraId="301C1208" w14:textId="02BB3BFD" w:rsidR="004B7F67" w:rsidRPr="00A6614D" w:rsidRDefault="004B7F67"/>
    <w:p w14:paraId="64FB1C86" w14:textId="77777777" w:rsidR="004B7F67" w:rsidRPr="00A6614D" w:rsidRDefault="004B7F67">
      <w:pPr>
        <w:sectPr w:rsidR="004B7F67" w:rsidRPr="00A6614D" w:rsidSect="004B7F67">
          <w:pgSz w:w="12240" w:h="15840"/>
          <w:pgMar w:top="567" w:right="567" w:bottom="567" w:left="567" w:header="708" w:footer="708" w:gutter="0"/>
          <w:cols w:num="2" w:space="708"/>
          <w:docGrid w:linePitch="360"/>
        </w:sectPr>
      </w:pPr>
    </w:p>
    <w:p w14:paraId="0D013782" w14:textId="125C7077" w:rsidR="004B7F67" w:rsidRPr="00A6614D" w:rsidRDefault="004B7F67"/>
    <w:p w14:paraId="0F681861" w14:textId="277BEDBF" w:rsidR="004B7F67" w:rsidRPr="00A6614D" w:rsidRDefault="004B7F67"/>
    <w:p w14:paraId="117D5EE5" w14:textId="77777777" w:rsidR="004B7F67" w:rsidRPr="00A6614D" w:rsidRDefault="004B7F67"/>
    <w:p w14:paraId="560B7BFB" w14:textId="11A03B75" w:rsidR="004B7F67" w:rsidRPr="00A6614D" w:rsidRDefault="004B7F67"/>
    <w:sectPr w:rsidR="004B7F67" w:rsidRPr="00A6614D" w:rsidSect="004B7F67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65599"/>
    <w:multiLevelType w:val="multilevel"/>
    <w:tmpl w:val="2E087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0016AB"/>
    <w:multiLevelType w:val="hybridMultilevel"/>
    <w:tmpl w:val="882C89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2B3380"/>
    <w:multiLevelType w:val="multilevel"/>
    <w:tmpl w:val="C6380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952F54"/>
    <w:multiLevelType w:val="multilevel"/>
    <w:tmpl w:val="BA422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0D2CE2"/>
    <w:multiLevelType w:val="multilevel"/>
    <w:tmpl w:val="43CC5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A5714D"/>
    <w:multiLevelType w:val="multilevel"/>
    <w:tmpl w:val="E856C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2507D4"/>
    <w:multiLevelType w:val="hybridMultilevel"/>
    <w:tmpl w:val="EA880B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F67"/>
    <w:rsid w:val="000066D5"/>
    <w:rsid w:val="00035C1D"/>
    <w:rsid w:val="00086258"/>
    <w:rsid w:val="00094DA8"/>
    <w:rsid w:val="00097DAB"/>
    <w:rsid w:val="000B7F0C"/>
    <w:rsid w:val="000C043B"/>
    <w:rsid w:val="000F6FAF"/>
    <w:rsid w:val="00117131"/>
    <w:rsid w:val="00135CB3"/>
    <w:rsid w:val="00177CC9"/>
    <w:rsid w:val="001D072E"/>
    <w:rsid w:val="001F30AB"/>
    <w:rsid w:val="0020110B"/>
    <w:rsid w:val="00203295"/>
    <w:rsid w:val="00230BB6"/>
    <w:rsid w:val="0024782E"/>
    <w:rsid w:val="002667CD"/>
    <w:rsid w:val="002A2C18"/>
    <w:rsid w:val="002B1C17"/>
    <w:rsid w:val="002B7747"/>
    <w:rsid w:val="002E563F"/>
    <w:rsid w:val="00305C93"/>
    <w:rsid w:val="003464DA"/>
    <w:rsid w:val="00371397"/>
    <w:rsid w:val="00373BB5"/>
    <w:rsid w:val="003777DB"/>
    <w:rsid w:val="003779F4"/>
    <w:rsid w:val="00381A05"/>
    <w:rsid w:val="00396A4E"/>
    <w:rsid w:val="003C0317"/>
    <w:rsid w:val="003C0CD5"/>
    <w:rsid w:val="003E4B70"/>
    <w:rsid w:val="00406ADF"/>
    <w:rsid w:val="00443EE6"/>
    <w:rsid w:val="00471717"/>
    <w:rsid w:val="004962CF"/>
    <w:rsid w:val="004B71D8"/>
    <w:rsid w:val="004B7439"/>
    <w:rsid w:val="004B7F67"/>
    <w:rsid w:val="004D1256"/>
    <w:rsid w:val="004F2464"/>
    <w:rsid w:val="00512359"/>
    <w:rsid w:val="0052345B"/>
    <w:rsid w:val="00556B83"/>
    <w:rsid w:val="005657C8"/>
    <w:rsid w:val="0059250D"/>
    <w:rsid w:val="005A390D"/>
    <w:rsid w:val="005E02EA"/>
    <w:rsid w:val="005E02FF"/>
    <w:rsid w:val="00611763"/>
    <w:rsid w:val="006200B4"/>
    <w:rsid w:val="00634CA9"/>
    <w:rsid w:val="006422FC"/>
    <w:rsid w:val="006B698C"/>
    <w:rsid w:val="006E14A5"/>
    <w:rsid w:val="00702E95"/>
    <w:rsid w:val="0075737E"/>
    <w:rsid w:val="00763898"/>
    <w:rsid w:val="0076651D"/>
    <w:rsid w:val="00771FC7"/>
    <w:rsid w:val="00795A94"/>
    <w:rsid w:val="007C7760"/>
    <w:rsid w:val="007F0CD5"/>
    <w:rsid w:val="00814821"/>
    <w:rsid w:val="00865D2B"/>
    <w:rsid w:val="00881388"/>
    <w:rsid w:val="00892EB5"/>
    <w:rsid w:val="008977CB"/>
    <w:rsid w:val="008C3412"/>
    <w:rsid w:val="008E5C35"/>
    <w:rsid w:val="008F197B"/>
    <w:rsid w:val="008F3291"/>
    <w:rsid w:val="008F71CF"/>
    <w:rsid w:val="00944FC4"/>
    <w:rsid w:val="00964F03"/>
    <w:rsid w:val="00973B55"/>
    <w:rsid w:val="00983A12"/>
    <w:rsid w:val="009C3B15"/>
    <w:rsid w:val="009E4B43"/>
    <w:rsid w:val="00A0132A"/>
    <w:rsid w:val="00A46D88"/>
    <w:rsid w:val="00A6614D"/>
    <w:rsid w:val="00A6708D"/>
    <w:rsid w:val="00AC263F"/>
    <w:rsid w:val="00AE3F5B"/>
    <w:rsid w:val="00AE4650"/>
    <w:rsid w:val="00AE6C01"/>
    <w:rsid w:val="00B1253C"/>
    <w:rsid w:val="00B44AF6"/>
    <w:rsid w:val="00BB00BC"/>
    <w:rsid w:val="00BC4F67"/>
    <w:rsid w:val="00BE6A6E"/>
    <w:rsid w:val="00C005E6"/>
    <w:rsid w:val="00C1317B"/>
    <w:rsid w:val="00C7788C"/>
    <w:rsid w:val="00CA5966"/>
    <w:rsid w:val="00CB212C"/>
    <w:rsid w:val="00CC020C"/>
    <w:rsid w:val="00CE4A05"/>
    <w:rsid w:val="00CF126E"/>
    <w:rsid w:val="00CF3DDD"/>
    <w:rsid w:val="00D00715"/>
    <w:rsid w:val="00D01591"/>
    <w:rsid w:val="00D11D2D"/>
    <w:rsid w:val="00D16A1D"/>
    <w:rsid w:val="00D33A66"/>
    <w:rsid w:val="00D35438"/>
    <w:rsid w:val="00D85619"/>
    <w:rsid w:val="00DA68F9"/>
    <w:rsid w:val="00DF0818"/>
    <w:rsid w:val="00E115CA"/>
    <w:rsid w:val="00E37ED3"/>
    <w:rsid w:val="00E91391"/>
    <w:rsid w:val="00E95568"/>
    <w:rsid w:val="00EB62FD"/>
    <w:rsid w:val="00ED2184"/>
    <w:rsid w:val="00EE4BF2"/>
    <w:rsid w:val="00EF49C2"/>
    <w:rsid w:val="00F14BA7"/>
    <w:rsid w:val="00F20397"/>
    <w:rsid w:val="00F34ECB"/>
    <w:rsid w:val="00F40745"/>
    <w:rsid w:val="00FA393D"/>
    <w:rsid w:val="00FB06DA"/>
    <w:rsid w:val="00FD189C"/>
    <w:rsid w:val="00FE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6267D"/>
  <w15:chartTrackingRefBased/>
  <w15:docId w15:val="{70B67B2E-7350-471A-94AE-AB0EB89E8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814821"/>
    <w:rPr>
      <w:color w:val="0000FF"/>
      <w:u w:val="single"/>
    </w:rPr>
  </w:style>
  <w:style w:type="character" w:customStyle="1" w:styleId="hljs-function">
    <w:name w:val="hljs-function"/>
    <w:basedOn w:val="Fuentedeprrafopredeter"/>
    <w:rsid w:val="00C005E6"/>
  </w:style>
  <w:style w:type="character" w:customStyle="1" w:styleId="hljs-keyword">
    <w:name w:val="hljs-keyword"/>
    <w:basedOn w:val="Fuentedeprrafopredeter"/>
    <w:rsid w:val="00C005E6"/>
  </w:style>
  <w:style w:type="character" w:customStyle="1" w:styleId="hljs-title">
    <w:name w:val="hljs-title"/>
    <w:basedOn w:val="Fuentedeprrafopredeter"/>
    <w:rsid w:val="00C005E6"/>
  </w:style>
  <w:style w:type="character" w:customStyle="1" w:styleId="hljs-params">
    <w:name w:val="hljs-params"/>
    <w:basedOn w:val="Fuentedeprrafopredeter"/>
    <w:rsid w:val="00C005E6"/>
  </w:style>
  <w:style w:type="character" w:customStyle="1" w:styleId="hljs-builtin">
    <w:name w:val="hljs-built_in"/>
    <w:basedOn w:val="Fuentedeprrafopredeter"/>
    <w:rsid w:val="00C005E6"/>
  </w:style>
  <w:style w:type="character" w:customStyle="1" w:styleId="hljs-string">
    <w:name w:val="hljs-string"/>
    <w:basedOn w:val="Fuentedeprrafopredeter"/>
    <w:rsid w:val="00C005E6"/>
  </w:style>
  <w:style w:type="character" w:customStyle="1" w:styleId="hljs-subst">
    <w:name w:val="hljs-subst"/>
    <w:basedOn w:val="Fuentedeprrafopredeter"/>
    <w:rsid w:val="00C005E6"/>
  </w:style>
  <w:style w:type="character" w:customStyle="1" w:styleId="hljs-comment">
    <w:name w:val="hljs-comment"/>
    <w:basedOn w:val="Fuentedeprrafopredeter"/>
    <w:rsid w:val="00CE4A05"/>
  </w:style>
  <w:style w:type="character" w:customStyle="1" w:styleId="hljs-number">
    <w:name w:val="hljs-number"/>
    <w:basedOn w:val="Fuentedeprrafopredeter"/>
    <w:rsid w:val="00CE4A05"/>
  </w:style>
  <w:style w:type="character" w:customStyle="1" w:styleId="hljs-literal">
    <w:name w:val="hljs-literal"/>
    <w:basedOn w:val="Fuentedeprrafopredeter"/>
    <w:rsid w:val="00CE4A05"/>
  </w:style>
  <w:style w:type="paragraph" w:styleId="Prrafodelista">
    <w:name w:val="List Paragraph"/>
    <w:basedOn w:val="Normal"/>
    <w:uiPriority w:val="34"/>
    <w:qFormat/>
    <w:rsid w:val="00FE43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2478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78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8" w:color="98CA3F"/>
            <w:bottom w:val="none" w:sz="0" w:space="0" w:color="auto"/>
            <w:right w:val="none" w:sz="0" w:space="0" w:color="auto"/>
          </w:divBdr>
        </w:div>
      </w:divsChild>
    </w:div>
    <w:div w:id="18497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irbnb.com/" TargetMode="External"/><Relationship Id="rId18" Type="http://schemas.openxmlformats.org/officeDocument/2006/relationships/hyperlink" Target="https://www.electronjs.org/apps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www.instagram.com/" TargetMode="Externa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hyperlink" Target="https://discord.com/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hyperlink" Target="https://blog.techmagic.co/companies-that-use-node-js-for-backend-how-do-big-players-benefit-from-it/" TargetMode="Externa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ubereats.com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s://www.forbes.com/" TargetMode="External"/><Relationship Id="rId17" Type="http://schemas.openxmlformats.org/officeDocument/2006/relationships/hyperlink" Target="https://reactnative.dev/showcase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2694</TotalTime>
  <Pages>23</Pages>
  <Words>5738</Words>
  <Characters>31562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Gaylord Enrique Carrillo Caballero</dc:creator>
  <cp:keywords/>
  <dc:description/>
  <cp:lastModifiedBy>Gaylord Enrique Carrillo Caballero</cp:lastModifiedBy>
  <cp:revision>123</cp:revision>
  <dcterms:created xsi:type="dcterms:W3CDTF">2022-10-31T21:44:00Z</dcterms:created>
  <dcterms:modified xsi:type="dcterms:W3CDTF">2022-11-07T23:38:00Z</dcterms:modified>
</cp:coreProperties>
</file>